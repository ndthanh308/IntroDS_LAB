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BA67D" w14:textId="77777777" w:rsidR="00040809" w:rsidRPr="00B84780" w:rsidRDefault="00040809" w:rsidP="000408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B84780">
        <w:rPr>
          <w:rFonts w:ascii="Times New Roman" w:eastAsia="Times New Roman" w:hAnsi="Times New Roman" w:cs="Times New Roman"/>
          <w:color w:val="000000"/>
          <w:sz w:val="22"/>
          <w:szCs w:val="22"/>
        </w:rPr>
        <w:t>We highly appreciate all reviewers’ comments.</w:t>
      </w:r>
    </w:p>
    <w:p w14:paraId="0EEC324E" w14:textId="3ADEB4F2" w:rsidR="00940C22" w:rsidRPr="00B84780" w:rsidRDefault="00940C22">
      <w:pPr>
        <w:rPr>
          <w:rFonts w:ascii="Times New Roman" w:hAnsi="Times New Roman" w:cs="Times New Roman"/>
        </w:rPr>
      </w:pPr>
    </w:p>
    <w:p w14:paraId="0CD06FD9" w14:textId="3A2C478C" w:rsidR="00040809" w:rsidRPr="00B84780" w:rsidRDefault="00040809">
      <w:pPr>
        <w:rPr>
          <w:rFonts w:ascii="Times New Roman" w:hAnsi="Times New Roman" w:cs="Times New Roman"/>
          <w:b/>
          <w:bCs/>
        </w:rPr>
      </w:pPr>
      <w:r w:rsidRPr="00B84780">
        <w:rPr>
          <w:rFonts w:ascii="Times New Roman" w:hAnsi="Times New Roman" w:cs="Times New Roman"/>
          <w:b/>
          <w:bCs/>
        </w:rPr>
        <w:t xml:space="preserve"># </w:t>
      </w:r>
      <w:commentRangeStart w:id="0"/>
      <w:ins w:id="1" w:author="Chunyang Chen" w:date="2022-05-14T17:48:00Z">
        <w:r w:rsidR="00F71263">
          <w:rPr>
            <w:rFonts w:ascii="Times New Roman" w:hAnsi="Times New Roman" w:cs="Times New Roman"/>
            <w:b/>
            <w:bCs/>
          </w:rPr>
          <w:t>Effectiveness</w:t>
        </w:r>
      </w:ins>
      <w:commentRangeEnd w:id="0"/>
      <w:ins w:id="2" w:author="Chunyang Chen" w:date="2022-05-14T17:49:00Z">
        <w:r w:rsidR="00F71263">
          <w:rPr>
            <w:rStyle w:val="CommentReference"/>
          </w:rPr>
          <w:commentReference w:id="0"/>
        </w:r>
      </w:ins>
      <w:ins w:id="3" w:author="Chunyang Chen" w:date="2022-05-14T17:48:00Z">
        <w:r w:rsidR="00F71263">
          <w:rPr>
            <w:rFonts w:ascii="Times New Roman" w:hAnsi="Times New Roman" w:cs="Times New Roman"/>
            <w:b/>
            <w:bCs/>
          </w:rPr>
          <w:t xml:space="preserve"> of our Approach</w:t>
        </w:r>
      </w:ins>
      <w:del w:id="4" w:author="Chunyang Chen" w:date="2022-05-14T17:49:00Z">
        <w:r w:rsidR="00E56D83" w:rsidDel="00F71263">
          <w:rPr>
            <w:rFonts w:ascii="Times New Roman" w:hAnsi="Times New Roman" w:cs="Times New Roman"/>
            <w:b/>
            <w:bCs/>
          </w:rPr>
          <w:delText>How</w:delText>
        </w:r>
        <w:r w:rsidR="00786FD8" w:rsidDel="00F71263">
          <w:rPr>
            <w:rFonts w:ascii="Times New Roman" w:hAnsi="Times New Roman" w:cs="Times New Roman"/>
            <w:b/>
            <w:bCs/>
          </w:rPr>
          <w:delText xml:space="preserve"> to </w:delText>
        </w:r>
        <w:r w:rsidR="006510C8" w:rsidRPr="00B84780" w:rsidDel="00F71263">
          <w:rPr>
            <w:rFonts w:ascii="Times New Roman" w:hAnsi="Times New Roman" w:cs="Times New Roman"/>
            <w:b/>
            <w:bCs/>
          </w:rPr>
          <w:delText>evaluat</w:delText>
        </w:r>
        <w:r w:rsidR="00786FD8" w:rsidDel="00F71263">
          <w:rPr>
            <w:rFonts w:ascii="Times New Roman" w:hAnsi="Times New Roman" w:cs="Times New Roman"/>
            <w:b/>
            <w:bCs/>
          </w:rPr>
          <w:delText>e</w:delText>
        </w:r>
        <w:r w:rsidR="006510C8" w:rsidRPr="00B84780" w:rsidDel="00F71263">
          <w:rPr>
            <w:rFonts w:ascii="Times New Roman" w:hAnsi="Times New Roman" w:cs="Times New Roman"/>
            <w:b/>
            <w:bCs/>
          </w:rPr>
          <w:delText xml:space="preserve"> </w:delText>
        </w:r>
        <w:r w:rsidR="0028443B" w:rsidRPr="00B84780" w:rsidDel="00F71263">
          <w:rPr>
            <w:rFonts w:ascii="Times New Roman" w:hAnsi="Times New Roman" w:cs="Times New Roman"/>
            <w:b/>
            <w:bCs/>
          </w:rPr>
          <w:delText>results</w:delText>
        </w:r>
        <w:r w:rsidR="00E56D83" w:rsidDel="00F71263">
          <w:rPr>
            <w:rFonts w:ascii="Times New Roman" w:hAnsi="Times New Roman" w:cs="Times New Roman"/>
            <w:b/>
            <w:bCs/>
          </w:rPr>
          <w:delText xml:space="preserve">. Compare </w:delText>
        </w:r>
        <w:r w:rsidR="00681900" w:rsidDel="00F71263">
          <w:rPr>
            <w:rFonts w:ascii="Times New Roman" w:hAnsi="Times New Roman" w:cs="Times New Roman"/>
            <w:b/>
            <w:bCs/>
          </w:rPr>
          <w:delText xml:space="preserve">with </w:delText>
        </w:r>
        <w:r w:rsidR="00681900" w:rsidRPr="00B84780" w:rsidDel="00F71263">
          <w:rPr>
            <w:rFonts w:ascii="Times New Roman" w:hAnsi="Times New Roman" w:cs="Times New Roman"/>
            <w:b/>
            <w:bCs/>
          </w:rPr>
          <w:delText>native</w:delText>
        </w:r>
        <w:r w:rsidR="00E56D83" w:rsidDel="00F71263">
          <w:rPr>
            <w:rFonts w:ascii="Times New Roman" w:hAnsi="Times New Roman" w:cs="Times New Roman"/>
            <w:b/>
            <w:bCs/>
          </w:rPr>
          <w:delText xml:space="preserve"> TV GUI</w:delText>
        </w:r>
        <w:r w:rsidR="00681900" w:rsidDel="00F71263">
          <w:rPr>
            <w:rFonts w:ascii="Times New Roman" w:hAnsi="Times New Roman" w:cs="Times New Roman"/>
            <w:b/>
            <w:bCs/>
          </w:rPr>
          <w:delText xml:space="preserve"> </w:delText>
        </w:r>
      </w:del>
      <w:r w:rsidR="006510C8" w:rsidRPr="00B84780">
        <w:rPr>
          <w:rFonts w:ascii="Times New Roman" w:hAnsi="Times New Roman" w:cs="Times New Roman"/>
          <w:b/>
          <w:bCs/>
        </w:rPr>
        <w:t>(</w:t>
      </w:r>
      <w:ins w:id="5" w:author="Chunyang Chen" w:date="2022-05-14T17:49:00Z">
        <w:r w:rsidR="00F71263" w:rsidRPr="00B84780">
          <w:rPr>
            <w:rFonts w:ascii="Times New Roman" w:hAnsi="Times New Roman" w:cs="Times New Roman"/>
            <w:b/>
            <w:bCs/>
          </w:rPr>
          <w:t>R1Q3</w:t>
        </w:r>
        <w:r w:rsidR="00F71263">
          <w:rPr>
            <w:rFonts w:ascii="Times New Roman" w:hAnsi="Times New Roman" w:cs="Times New Roman"/>
            <w:b/>
            <w:bCs/>
          </w:rPr>
          <w:t xml:space="preserve">, </w:t>
        </w:r>
      </w:ins>
      <w:r w:rsidR="006510C8" w:rsidRPr="00B84780">
        <w:rPr>
          <w:rFonts w:ascii="Times New Roman" w:hAnsi="Times New Roman" w:cs="Times New Roman"/>
          <w:b/>
          <w:bCs/>
        </w:rPr>
        <w:t>R2Q1</w:t>
      </w:r>
      <w:del w:id="6" w:author="Chunyang Chen" w:date="2022-05-14T17:49:00Z">
        <w:r w:rsidR="006510C8" w:rsidRPr="00B84780" w:rsidDel="00F71263">
          <w:rPr>
            <w:rFonts w:ascii="Times New Roman" w:hAnsi="Times New Roman" w:cs="Times New Roman"/>
            <w:b/>
            <w:bCs/>
          </w:rPr>
          <w:delText>,</w:delText>
        </w:r>
      </w:del>
      <w:del w:id="7" w:author="Chunyang Chen" w:date="2022-05-14T17:48:00Z">
        <w:r w:rsidR="006510C8" w:rsidRPr="00B84780" w:rsidDel="00F71263">
          <w:rPr>
            <w:rFonts w:ascii="Times New Roman" w:hAnsi="Times New Roman" w:cs="Times New Roman"/>
            <w:b/>
            <w:bCs/>
          </w:rPr>
          <w:delText xml:space="preserve"> R1Q3</w:delText>
        </w:r>
      </w:del>
      <w:r w:rsidR="006510C8" w:rsidRPr="00B84780">
        <w:rPr>
          <w:rFonts w:ascii="Times New Roman" w:hAnsi="Times New Roman" w:cs="Times New Roman"/>
          <w:b/>
          <w:bCs/>
        </w:rPr>
        <w:t>)</w:t>
      </w:r>
    </w:p>
    <w:p w14:paraId="008FB29E" w14:textId="77777777" w:rsidR="00CB26F6" w:rsidRPr="00B84780" w:rsidRDefault="00CB26F6" w:rsidP="00CB26F6">
      <w:pPr>
        <w:rPr>
          <w:rFonts w:ascii="Times New Roman" w:hAnsi="Times New Roman" w:cs="Times New Roman"/>
        </w:rPr>
      </w:pPr>
    </w:p>
    <w:p w14:paraId="39B907F5" w14:textId="592A5F43" w:rsidR="0076507B" w:rsidRDefault="0072322D" w:rsidP="00F206C0">
      <w:pPr>
        <w:rPr>
          <w:rFonts w:ascii="Times New Roman" w:hAnsi="Times New Roman" w:cs="Times New Roman"/>
        </w:rPr>
      </w:pPr>
      <w:r w:rsidRPr="00B84780">
        <w:rPr>
          <w:rFonts w:ascii="Times New Roman" w:hAnsi="Times New Roman" w:cs="Times New Roman"/>
        </w:rPr>
        <w:t>Better</w:t>
      </w:r>
      <w:r w:rsidR="00752E26" w:rsidRPr="00B84780">
        <w:rPr>
          <w:rFonts w:ascii="Times New Roman" w:hAnsi="Times New Roman" w:cs="Times New Roman"/>
        </w:rPr>
        <w:t xml:space="preserve"> effect</w:t>
      </w:r>
      <w:r w:rsidR="0076507B" w:rsidRPr="00B84780">
        <w:rPr>
          <w:rFonts w:ascii="Times New Roman" w:hAnsi="Times New Roman" w:cs="Times New Roman"/>
        </w:rPr>
        <w:t xml:space="preserve"> is determined by more reasonable GUI layout from experienced developers </w:t>
      </w:r>
      <w:r w:rsidRPr="00B84780">
        <w:rPr>
          <w:rFonts w:ascii="Times New Roman" w:hAnsi="Times New Roman" w:cs="Times New Roman"/>
        </w:rPr>
        <w:t xml:space="preserve">in user study </w:t>
      </w:r>
      <w:r w:rsidR="0076507B" w:rsidRPr="00B84780">
        <w:rPr>
          <w:rFonts w:ascii="Times New Roman" w:hAnsi="Times New Roman" w:cs="Times New Roman"/>
        </w:rPr>
        <w:t>and more similar to ground truth’s layout</w:t>
      </w:r>
      <w:r w:rsidRPr="00B84780">
        <w:rPr>
          <w:rFonts w:ascii="Times New Roman" w:hAnsi="Times New Roman" w:cs="Times New Roman"/>
        </w:rPr>
        <w:t xml:space="preserve"> in automated evaluation</w:t>
      </w:r>
      <w:r w:rsidR="0076507B" w:rsidRPr="00B84780">
        <w:rPr>
          <w:rFonts w:ascii="Times New Roman" w:hAnsi="Times New Roman" w:cs="Times New Roman"/>
        </w:rPr>
        <w:t xml:space="preserve">. </w:t>
      </w:r>
    </w:p>
    <w:p w14:paraId="49956DFF" w14:textId="7CB099A1" w:rsidR="003A2F1E" w:rsidDel="00B13403" w:rsidRDefault="003A2F1E" w:rsidP="00F206C0">
      <w:pPr>
        <w:rPr>
          <w:del w:id="8" w:author="Chunyang Chen [2]" w:date="2022-05-14T17:52:00Z"/>
          <w:rFonts w:ascii="Times New Roman" w:hAnsi="Times New Roman" w:cs="Times New Roman"/>
        </w:rPr>
      </w:pPr>
      <w:commentRangeStart w:id="9"/>
      <w:del w:id="10" w:author="Chunyang Chen [2]" w:date="2022-05-14T17:52:00Z">
        <w:r w:rsidRPr="00B84780" w:rsidDel="00B13403">
          <w:rPr>
            <w:rFonts w:ascii="Times New Roman" w:hAnsi="Times New Roman" w:cs="Times New Roman"/>
          </w:rPr>
          <w:delText>In the user study, participants</w:delText>
        </w:r>
        <w:r w:rsidR="00C152E2" w:rsidDel="00B13403">
          <w:rPr>
            <w:rFonts w:ascii="Times New Roman" w:hAnsi="Times New Roman" w:cs="Times New Roman"/>
          </w:rPr>
          <w:delText xml:space="preserve"> subjectively</w:delText>
        </w:r>
        <w:r w:rsidRPr="00B84780" w:rsidDel="00B13403">
          <w:rPr>
            <w:rFonts w:ascii="Times New Roman" w:hAnsi="Times New Roman" w:cs="Times New Roman"/>
          </w:rPr>
          <w:delText xml:space="preserve"> </w:delText>
        </w:r>
        <w:r w:rsidDel="00B13403">
          <w:rPr>
            <w:rFonts w:ascii="Times New Roman" w:hAnsi="Times New Roman" w:cs="Times New Roman"/>
          </w:rPr>
          <w:delText xml:space="preserve">rate the </w:delText>
        </w:r>
        <w:r w:rsidRPr="00B84780" w:rsidDel="00B13403">
          <w:rPr>
            <w:rFonts w:ascii="Times New Roman" w:hAnsi="Times New Roman" w:cs="Times New Roman"/>
          </w:rPr>
          <w:delText xml:space="preserve">generated TV </w:delText>
        </w:r>
        <w:r w:rsidR="0056472D" w:rsidRPr="00B84780" w:rsidDel="00B13403">
          <w:rPr>
            <w:rFonts w:ascii="Times New Roman" w:hAnsi="Times New Roman" w:cs="Times New Roman"/>
          </w:rPr>
          <w:delText>GUI</w:delText>
        </w:r>
        <w:r w:rsidR="0056472D" w:rsidDel="00B13403">
          <w:rPr>
            <w:rFonts w:ascii="Times New Roman" w:hAnsi="Times New Roman" w:cs="Times New Roman"/>
          </w:rPr>
          <w:delText xml:space="preserve"> based</w:delText>
        </w:r>
        <w:r w:rsidDel="00B13403">
          <w:rPr>
            <w:rFonts w:ascii="Times New Roman" w:hAnsi="Times New Roman" w:cs="Times New Roman"/>
          </w:rPr>
          <w:delText xml:space="preserve"> on </w:delText>
        </w:r>
        <w:r w:rsidRPr="004478C5" w:rsidDel="00B13403">
          <w:rPr>
            <w:rFonts w:ascii="Times New Roman" w:hAnsi="Times New Roman" w:cs="Times New Roman"/>
          </w:rPr>
          <w:delText>their own GUI development experience and ground truth</w:delText>
        </w:r>
        <w:r w:rsidDel="00B13403">
          <w:rPr>
            <w:rFonts w:ascii="Times New Roman" w:hAnsi="Times New Roman" w:cs="Times New Roman"/>
          </w:rPr>
          <w:delText xml:space="preserve"> (corresponding redesigned TV GUIs)</w:delText>
        </w:r>
        <w:r w:rsidRPr="00B84780" w:rsidDel="00B13403">
          <w:rPr>
            <w:rFonts w:ascii="Times New Roman" w:hAnsi="Times New Roman" w:cs="Times New Roman"/>
          </w:rPr>
          <w:delText>.</w:delText>
        </w:r>
      </w:del>
    </w:p>
    <w:p w14:paraId="683757A7" w14:textId="67FA57CC" w:rsidR="00903C63" w:rsidDel="00B13403" w:rsidRDefault="00903C63" w:rsidP="00F206C0">
      <w:pPr>
        <w:rPr>
          <w:del w:id="11" w:author="Chunyang Chen [2]" w:date="2022-05-14T17:52:00Z"/>
          <w:rFonts w:ascii="Times New Roman" w:hAnsi="Times New Roman" w:cs="Times New Roman"/>
        </w:rPr>
      </w:pPr>
      <w:del w:id="12" w:author="Chunyang Chen [2]" w:date="2022-05-14T17:52:00Z">
        <w:r w:rsidDel="00B13403">
          <w:rPr>
            <w:rFonts w:ascii="Times New Roman" w:hAnsi="Times New Roman" w:cs="Times New Roman"/>
          </w:rPr>
          <w:delText>In the automated evaluation, w</w:delText>
        </w:r>
        <w:r w:rsidRPr="00903C63" w:rsidDel="00B13403">
          <w:rPr>
            <w:rFonts w:ascii="Times New Roman" w:hAnsi="Times New Roman" w:cs="Times New Roman"/>
          </w:rPr>
          <w:delText>e compare</w:delText>
        </w:r>
        <w:r w:rsidDel="00B13403">
          <w:rPr>
            <w:rFonts w:ascii="Times New Roman" w:hAnsi="Times New Roman" w:cs="Times New Roman"/>
          </w:rPr>
          <w:delText xml:space="preserve"> </w:delText>
        </w:r>
        <w:r w:rsidRPr="00903C63" w:rsidDel="00B13403">
          <w:rPr>
            <w:rFonts w:ascii="Times New Roman" w:hAnsi="Times New Roman" w:cs="Times New Roman"/>
          </w:rPr>
          <w:delText xml:space="preserve">the objective similarity between the generated GUI and the </w:delText>
        </w:r>
        <w:r w:rsidR="005A05C4" w:rsidDel="00B13403">
          <w:rPr>
            <w:rFonts w:ascii="Times New Roman" w:hAnsi="Times New Roman" w:cs="Times New Roman"/>
          </w:rPr>
          <w:delText>g</w:delText>
        </w:r>
        <w:r w:rsidRPr="00903C63" w:rsidDel="00B13403">
          <w:rPr>
            <w:rFonts w:ascii="Times New Roman" w:hAnsi="Times New Roman" w:cs="Times New Roman"/>
          </w:rPr>
          <w:delText>round truth</w:delText>
        </w:r>
        <w:commentRangeEnd w:id="9"/>
        <w:r w:rsidR="00F71263" w:rsidDel="00B13403">
          <w:rPr>
            <w:rStyle w:val="CommentReference"/>
          </w:rPr>
          <w:commentReference w:id="9"/>
        </w:r>
        <w:r w:rsidR="005A05C4" w:rsidDel="00B13403">
          <w:rPr>
            <w:rFonts w:ascii="Times New Roman" w:hAnsi="Times New Roman" w:cs="Times New Roman"/>
          </w:rPr>
          <w:delText>.</w:delText>
        </w:r>
      </w:del>
    </w:p>
    <w:p w14:paraId="527A831E" w14:textId="58AA5DEC" w:rsidR="00F561AF" w:rsidRDefault="00F561AF" w:rsidP="00F206C0">
      <w:pPr>
        <w:rPr>
          <w:rFonts w:ascii="Times New Roman" w:hAnsi="Times New Roman" w:cs="Times New Roman"/>
        </w:rPr>
      </w:pPr>
    </w:p>
    <w:p w14:paraId="266B4566" w14:textId="1BDB7688" w:rsidR="00AE6891" w:rsidRDefault="00F561AF" w:rsidP="00F206C0">
      <w:pPr>
        <w:rPr>
          <w:rFonts w:ascii="Times New Roman" w:hAnsi="Times New Roman" w:cs="Times New Roman"/>
        </w:rPr>
      </w:pPr>
      <w:commentRangeStart w:id="13"/>
      <w:r>
        <w:rPr>
          <w:rFonts w:ascii="Times New Roman" w:hAnsi="Times New Roman" w:cs="Times New Roman"/>
        </w:rPr>
        <w:t xml:space="preserve">Figure 1 </w:t>
      </w:r>
      <w:commentRangeEnd w:id="13"/>
      <w:r w:rsidR="00F71263">
        <w:rPr>
          <w:rStyle w:val="CommentReference"/>
        </w:rPr>
        <w:commentReference w:id="13"/>
      </w:r>
      <w:r>
        <w:rPr>
          <w:rFonts w:ascii="Times New Roman" w:hAnsi="Times New Roman" w:cs="Times New Roman"/>
        </w:rPr>
        <w:t xml:space="preserve">shows results of one case in our </w:t>
      </w:r>
      <w:r w:rsidR="00523299">
        <w:rPr>
          <w:rFonts w:ascii="Times New Roman" w:hAnsi="Times New Roman" w:cs="Times New Roman"/>
        </w:rPr>
        <w:t xml:space="preserve">experiment. </w:t>
      </w:r>
      <w:r w:rsidR="00E70EC5">
        <w:rPr>
          <w:rFonts w:ascii="Times New Roman" w:hAnsi="Times New Roman" w:cs="Times New Roman"/>
        </w:rPr>
        <w:t xml:space="preserve">‘GUI on the TV’ is the </w:t>
      </w:r>
      <w:r w:rsidR="00123133">
        <w:rPr>
          <w:rFonts w:ascii="Times New Roman" w:hAnsi="Times New Roman" w:cs="Times New Roman"/>
        </w:rPr>
        <w:t xml:space="preserve">re-designed native TV GUI. </w:t>
      </w:r>
      <w:r w:rsidR="001B31D8">
        <w:rPr>
          <w:rFonts w:ascii="Times New Roman" w:hAnsi="Times New Roman" w:cs="Times New Roman"/>
        </w:rPr>
        <w:t xml:space="preserve">‘Approach B’ is the result of our tool. </w:t>
      </w:r>
      <w:r w:rsidR="0069486D">
        <w:rPr>
          <w:rFonts w:ascii="Times New Roman" w:hAnsi="Times New Roman" w:cs="Times New Roman"/>
        </w:rPr>
        <w:t>Compared with approach A,</w:t>
      </w:r>
      <w:r w:rsidR="00E70EC5">
        <w:rPr>
          <w:rFonts w:ascii="Times New Roman" w:hAnsi="Times New Roman" w:cs="Times New Roman"/>
        </w:rPr>
        <w:t xml:space="preserve"> </w:t>
      </w:r>
      <w:r w:rsidR="0069486D">
        <w:rPr>
          <w:rFonts w:ascii="Times New Roman" w:hAnsi="Times New Roman" w:cs="Times New Roman" w:hint="eastAsia"/>
        </w:rPr>
        <w:t>t</w:t>
      </w:r>
      <w:r w:rsidR="0069486D" w:rsidRPr="0069486D">
        <w:rPr>
          <w:rFonts w:ascii="Times New Roman" w:hAnsi="Times New Roman" w:cs="Times New Roman"/>
        </w:rPr>
        <w:t>he result of our tool without the black edge is more suitable for TV</w:t>
      </w:r>
      <w:r w:rsidR="009641E5">
        <w:rPr>
          <w:rFonts w:ascii="Times New Roman" w:hAnsi="Times New Roman" w:cs="Times New Roman"/>
        </w:rPr>
        <w:t>.</w:t>
      </w:r>
      <w:r w:rsidR="00EA194D">
        <w:rPr>
          <w:rFonts w:ascii="Times New Roman" w:hAnsi="Times New Roman" w:cs="Times New Roman"/>
        </w:rPr>
        <w:t xml:space="preserve"> </w:t>
      </w:r>
      <w:r w:rsidR="00113AE8" w:rsidRPr="00113AE8">
        <w:rPr>
          <w:rFonts w:ascii="Times New Roman" w:hAnsi="Times New Roman" w:cs="Times New Roman"/>
        </w:rPr>
        <w:t xml:space="preserve">Although </w:t>
      </w:r>
      <w:r w:rsidR="00113AE8">
        <w:rPr>
          <w:rFonts w:ascii="Times New Roman" w:hAnsi="Times New Roman" w:cs="Times New Roman"/>
        </w:rPr>
        <w:t>approach</w:t>
      </w:r>
      <w:r w:rsidR="00113AE8" w:rsidRPr="00113AE8">
        <w:rPr>
          <w:rFonts w:ascii="Times New Roman" w:hAnsi="Times New Roman" w:cs="Times New Roman"/>
        </w:rPr>
        <w:t xml:space="preserve"> C is adapted to the size of TV, the size of UI </w:t>
      </w:r>
      <w:commentRangeStart w:id="14"/>
      <w:r w:rsidR="00113AE8" w:rsidRPr="00113AE8">
        <w:rPr>
          <w:rFonts w:ascii="Times New Roman" w:hAnsi="Times New Roman" w:cs="Times New Roman"/>
        </w:rPr>
        <w:t>component in it is very strange, which affects the user experience</w:t>
      </w:r>
      <w:r w:rsidR="00AD2359">
        <w:rPr>
          <w:rFonts w:ascii="Times New Roman" w:hAnsi="Times New Roman" w:cs="Times New Roman"/>
        </w:rPr>
        <w:t>.</w:t>
      </w:r>
      <w:r w:rsidR="00AE6891">
        <w:rPr>
          <w:rFonts w:ascii="Times New Roman" w:hAnsi="Times New Roman" w:cs="Times New Roman"/>
        </w:rPr>
        <w:t xml:space="preserve"> So, the result of our tool is more </w:t>
      </w:r>
      <w:r w:rsidR="00AE6891" w:rsidRPr="00AE6891">
        <w:rPr>
          <w:rFonts w:ascii="Times New Roman" w:hAnsi="Times New Roman" w:cs="Times New Roman"/>
        </w:rPr>
        <w:t xml:space="preserve">suitable for TV. In addition, the </w:t>
      </w:r>
      <w:r w:rsidR="00AE6891">
        <w:rPr>
          <w:rFonts w:ascii="Times New Roman" w:hAnsi="Times New Roman" w:cs="Times New Roman"/>
        </w:rPr>
        <w:t>layout</w:t>
      </w:r>
      <w:r w:rsidR="00AE6891" w:rsidRPr="00AE6891">
        <w:rPr>
          <w:rFonts w:ascii="Times New Roman" w:hAnsi="Times New Roman" w:cs="Times New Roman"/>
        </w:rPr>
        <w:t xml:space="preserve"> of </w:t>
      </w:r>
      <w:r w:rsidR="00AE6891">
        <w:rPr>
          <w:rFonts w:ascii="Times New Roman" w:hAnsi="Times New Roman" w:cs="Times New Roman"/>
        </w:rPr>
        <w:t>TV GUI</w:t>
      </w:r>
      <w:r w:rsidR="00AE6891" w:rsidRPr="00AE6891">
        <w:rPr>
          <w:rFonts w:ascii="Times New Roman" w:hAnsi="Times New Roman" w:cs="Times New Roman"/>
        </w:rPr>
        <w:t xml:space="preserve"> generated by us is closer to that of the ground truth</w:t>
      </w:r>
      <w:r w:rsidR="00AE6891">
        <w:rPr>
          <w:rFonts w:ascii="Times New Roman" w:hAnsi="Times New Roman" w:cs="Times New Roman"/>
        </w:rPr>
        <w:t xml:space="preserve"> (‘GUI on the TV’)</w:t>
      </w:r>
      <w:r w:rsidR="00AE6891" w:rsidRPr="00AE6891">
        <w:rPr>
          <w:rFonts w:ascii="Times New Roman" w:hAnsi="Times New Roman" w:cs="Times New Roman"/>
        </w:rPr>
        <w:t xml:space="preserve">, and </w:t>
      </w:r>
      <w:proofErr w:type="spellStart"/>
      <w:r w:rsidR="00AE6891" w:rsidRPr="00AE6891">
        <w:rPr>
          <w:rFonts w:ascii="Times New Roman" w:hAnsi="Times New Roman" w:cs="Times New Roman"/>
        </w:rPr>
        <w:t>mIOU</w:t>
      </w:r>
      <w:proofErr w:type="spellEnd"/>
      <w:r w:rsidR="00AE6891" w:rsidRPr="00AE6891">
        <w:rPr>
          <w:rFonts w:ascii="Times New Roman" w:hAnsi="Times New Roman" w:cs="Times New Roman"/>
        </w:rPr>
        <w:t xml:space="preserve"> is higher. Therefore, our results are considered to have better effects both </w:t>
      </w:r>
      <w:commentRangeEnd w:id="14"/>
      <w:r w:rsidR="00B13403">
        <w:rPr>
          <w:rStyle w:val="CommentReference"/>
        </w:rPr>
        <w:commentReference w:id="14"/>
      </w:r>
      <w:r w:rsidR="00AE6891" w:rsidRPr="00AE6891">
        <w:rPr>
          <w:rFonts w:ascii="Times New Roman" w:hAnsi="Times New Roman" w:cs="Times New Roman"/>
        </w:rPr>
        <w:t>subjectively and objectively</w:t>
      </w:r>
      <w:r w:rsidR="00117BC2">
        <w:rPr>
          <w:rFonts w:ascii="Times New Roman" w:hAnsi="Times New Roman" w:cs="Times New Roman"/>
        </w:rPr>
        <w:t>.</w:t>
      </w:r>
    </w:p>
    <w:p w14:paraId="239AF06A" w14:textId="0A05D38D" w:rsidR="0014441A" w:rsidRDefault="0014441A" w:rsidP="00F206C0">
      <w:pPr>
        <w:rPr>
          <w:rFonts w:ascii="Times New Roman" w:hAnsi="Times New Roman" w:cs="Times New Roman"/>
        </w:rPr>
      </w:pPr>
    </w:p>
    <w:p w14:paraId="1C916ED0" w14:textId="4104EC97" w:rsidR="0014441A" w:rsidRDefault="0014441A" w:rsidP="00F206C0">
      <w:pPr>
        <w:rPr>
          <w:rFonts w:ascii="Times New Roman" w:hAnsi="Times New Roman" w:cs="Times New Roman"/>
        </w:rPr>
      </w:pPr>
      <w:r w:rsidRPr="0014441A">
        <w:rPr>
          <w:rFonts w:ascii="Times New Roman" w:hAnsi="Times New Roman" w:cs="Times New Roman"/>
          <w:noProof/>
        </w:rPr>
        <w:drawing>
          <wp:inline distT="0" distB="0" distL="0" distR="0" wp14:anchorId="4492EA65" wp14:editId="6FC9EA8F">
            <wp:extent cx="5731510" cy="2820035"/>
            <wp:effectExtent l="0" t="0" r="0" b="0"/>
            <wp:docPr id="1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websit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3CC3" w14:textId="14A4941C" w:rsidR="00F561AF" w:rsidDel="00F71263" w:rsidRDefault="00F561AF" w:rsidP="00F561AF">
      <w:pPr>
        <w:jc w:val="center"/>
        <w:rPr>
          <w:del w:id="15" w:author="Chunyang Chen [4]" w:date="2022-05-14T17:50:00Z"/>
          <w:rFonts w:ascii="Times New Roman" w:hAnsi="Times New Roman" w:cs="Times New Roman"/>
        </w:rPr>
      </w:pPr>
      <w:del w:id="16" w:author="Chunyang Chen [4]" w:date="2022-05-14T17:50:00Z">
        <w:r w:rsidDel="00F71263">
          <w:rPr>
            <w:rFonts w:ascii="Times New Roman" w:hAnsi="Times New Roman" w:cs="Times New Roman"/>
          </w:rPr>
          <w:delText>Figure 1</w:delText>
        </w:r>
      </w:del>
    </w:p>
    <w:p w14:paraId="5E9FAE39" w14:textId="77777777" w:rsidR="0014441A" w:rsidRPr="00B84780" w:rsidRDefault="0014441A" w:rsidP="00F206C0">
      <w:pPr>
        <w:rPr>
          <w:rFonts w:ascii="Times New Roman" w:hAnsi="Times New Roman" w:cs="Times New Roman"/>
        </w:rPr>
      </w:pPr>
    </w:p>
    <w:p w14:paraId="565822D9" w14:textId="71830AD1" w:rsidR="000E463C" w:rsidRPr="00B84780" w:rsidRDefault="000E463C" w:rsidP="00F206C0">
      <w:pPr>
        <w:rPr>
          <w:rFonts w:ascii="Times New Roman" w:hAnsi="Times New Roman" w:cs="Times New Roman"/>
        </w:rPr>
      </w:pPr>
    </w:p>
    <w:p w14:paraId="757448D7" w14:textId="2F155E43" w:rsidR="000536A6" w:rsidRDefault="00DD5093" w:rsidP="00F206C0">
      <w:pPr>
        <w:rPr>
          <w:rFonts w:ascii="Times New Roman" w:hAnsi="Times New Roman" w:cs="Times New Roman"/>
        </w:rPr>
      </w:pPr>
      <w:ins w:id="17" w:author="Chunyang Chen [5]" w:date="2022-05-14T17:53:00Z">
        <w:r>
          <w:rPr>
            <w:rFonts w:ascii="Times New Roman" w:hAnsi="Times New Roman" w:cs="Times New Roman"/>
          </w:rPr>
          <w:t xml:space="preserve">According to our observation, the phone version and </w:t>
        </w:r>
      </w:ins>
      <w:ins w:id="18" w:author="Chunyang Chen [5]" w:date="2022-05-14T17:54:00Z">
        <w:r>
          <w:rPr>
            <w:rFonts w:ascii="Times New Roman" w:hAnsi="Times New Roman" w:cs="Times New Roman"/>
          </w:rPr>
          <w:t>TV versions of the same app are usually developed by different teams</w:t>
        </w:r>
      </w:ins>
      <w:ins w:id="19" w:author="Chunyang Chen [5]" w:date="2022-05-14T17:56:00Z">
        <w:r>
          <w:rPr>
            <w:rFonts w:ascii="Times New Roman" w:hAnsi="Times New Roman" w:cs="Times New Roman"/>
          </w:rPr>
          <w:t xml:space="preserve"> [</w:t>
        </w:r>
        <w:commentRangeStart w:id="20"/>
        <w:r>
          <w:rPr>
            <w:rFonts w:ascii="Times New Roman" w:hAnsi="Times New Roman" w:cs="Times New Roman"/>
          </w:rPr>
          <w:t>??</w:t>
        </w:r>
        <w:commentRangeEnd w:id="20"/>
        <w:r>
          <w:rPr>
            <w:rStyle w:val="CommentReference"/>
          </w:rPr>
          <w:commentReference w:id="20"/>
        </w:r>
        <w:r>
          <w:rPr>
            <w:rFonts w:ascii="Times New Roman" w:hAnsi="Times New Roman" w:cs="Times New Roman"/>
          </w:rPr>
          <w:t>]</w:t>
        </w:r>
      </w:ins>
      <w:ins w:id="21" w:author="Chunyang Chen [5]" w:date="2022-05-14T17:54:00Z">
        <w:r>
          <w:rPr>
            <w:rFonts w:ascii="Times New Roman" w:hAnsi="Times New Roman" w:cs="Times New Roman"/>
          </w:rPr>
          <w:t>, resulting the mismatch of pages</w:t>
        </w:r>
      </w:ins>
      <w:ins w:id="22" w:author="Chunyang Chen [5]" w:date="2022-05-14T17:55:00Z">
        <w:r>
          <w:rPr>
            <w:rFonts w:ascii="Times New Roman" w:hAnsi="Times New Roman" w:cs="Times New Roman"/>
          </w:rPr>
          <w:t xml:space="preserve"> </w:t>
        </w:r>
      </w:ins>
      <w:ins w:id="23" w:author="Chunyang Chen [5]" w:date="2022-05-14T17:56:00Z">
        <w:r>
          <w:rPr>
            <w:rFonts w:ascii="Times New Roman" w:hAnsi="Times New Roman" w:cs="Times New Roman"/>
          </w:rPr>
          <w:t>while</w:t>
        </w:r>
      </w:ins>
      <w:ins w:id="24" w:author="Chunyang Chen [5]" w:date="2022-05-14T17:55:00Z">
        <w:r>
          <w:rPr>
            <w:rFonts w:ascii="Times New Roman" w:hAnsi="Times New Roman" w:cs="Times New Roman"/>
          </w:rPr>
          <w:t xml:space="preserve"> TV GUI cover</w:t>
        </w:r>
      </w:ins>
      <w:ins w:id="25" w:author="Chunyang Chen [5]" w:date="2022-05-14T17:56:00Z">
        <w:r>
          <w:rPr>
            <w:rFonts w:ascii="Times New Roman" w:hAnsi="Times New Roman" w:cs="Times New Roman"/>
          </w:rPr>
          <w:t>s</w:t>
        </w:r>
      </w:ins>
      <w:ins w:id="26" w:author="Chunyang Chen [5]" w:date="2022-05-14T17:55:00Z">
        <w:r>
          <w:rPr>
            <w:rFonts w:ascii="Times New Roman" w:hAnsi="Times New Roman" w:cs="Times New Roman"/>
          </w:rPr>
          <w:t xml:space="preserve"> more features and functionalities</w:t>
        </w:r>
      </w:ins>
      <w:ins w:id="27" w:author="Chunyang Chen [5]" w:date="2022-05-14T17:54:00Z">
        <w:r>
          <w:rPr>
            <w:rFonts w:ascii="Times New Roman" w:hAnsi="Times New Roman" w:cs="Times New Roman"/>
          </w:rPr>
          <w:t>. That i</w:t>
        </w:r>
      </w:ins>
      <w:ins w:id="28" w:author="Chunyang Chen [5]" w:date="2022-05-14T17:55:00Z">
        <w:r>
          <w:rPr>
            <w:rFonts w:ascii="Times New Roman" w:hAnsi="Times New Roman" w:cs="Times New Roman"/>
          </w:rPr>
          <w:t>s also why we cannot collect enough parallel corpus for machine learning</w:t>
        </w:r>
      </w:ins>
      <w:ins w:id="29" w:author="Chunyang Chen [5]" w:date="2022-05-14T17:56:00Z">
        <w:r>
          <w:rPr>
            <w:rFonts w:ascii="Times New Roman" w:hAnsi="Times New Roman" w:cs="Times New Roman"/>
          </w:rPr>
          <w:t xml:space="preserve"> based method. But we will find</w:t>
        </w:r>
      </w:ins>
      <w:ins w:id="30" w:author="Chunyang Chen [6]" w:date="2022-05-14T17:58:00Z">
        <w:r w:rsidR="002A0F13">
          <w:rPr>
            <w:rFonts w:ascii="Times New Roman" w:hAnsi="Times New Roman" w:cs="Times New Roman"/>
          </w:rPr>
          <w:t xml:space="preserve"> those pairs in the future. </w:t>
        </w:r>
      </w:ins>
      <w:r w:rsidR="004C0E95" w:rsidRPr="004C0E95">
        <w:rPr>
          <w:rFonts w:ascii="Times New Roman" w:hAnsi="Times New Roman" w:cs="Times New Roman"/>
        </w:rPr>
        <w:t xml:space="preserve">We tried to compare the results generated by us and baselines with the native TV GUI, but we found that the native TV GUI had been re-optimized and redesigned, so each example is better than ours and </w:t>
      </w:r>
      <w:r w:rsidR="00A57D44">
        <w:rPr>
          <w:rFonts w:ascii="Times New Roman" w:hAnsi="Times New Roman" w:cs="Times New Roman"/>
        </w:rPr>
        <w:t>b</w:t>
      </w:r>
      <w:r w:rsidR="004C0E95" w:rsidRPr="004C0E95">
        <w:rPr>
          <w:rFonts w:ascii="Times New Roman" w:hAnsi="Times New Roman" w:cs="Times New Roman"/>
        </w:rPr>
        <w:t>aselines', making the comparison meaningless. Finally, we take the native and redesigned TV GUI as the ground truth of the experiment</w:t>
      </w:r>
      <w:r w:rsidR="004C0E95">
        <w:rPr>
          <w:rFonts w:ascii="Times New Roman" w:hAnsi="Times New Roman" w:cs="Times New Roman"/>
        </w:rPr>
        <w:t>.</w:t>
      </w:r>
    </w:p>
    <w:p w14:paraId="30DD4796" w14:textId="77777777" w:rsidR="0056472D" w:rsidRPr="00B84780" w:rsidRDefault="0056472D" w:rsidP="00F206C0">
      <w:pPr>
        <w:rPr>
          <w:rFonts w:ascii="Times New Roman" w:hAnsi="Times New Roman" w:cs="Times New Roman"/>
        </w:rPr>
      </w:pPr>
    </w:p>
    <w:p w14:paraId="2F9AFD4F" w14:textId="1F31231E" w:rsidR="002F33B8" w:rsidRPr="00B84780" w:rsidRDefault="002F33B8" w:rsidP="00F206C0">
      <w:pPr>
        <w:rPr>
          <w:rFonts w:ascii="Times New Roman" w:hAnsi="Times New Roman" w:cs="Times New Roman"/>
        </w:rPr>
      </w:pPr>
    </w:p>
    <w:p w14:paraId="6F713A4A" w14:textId="6C2311B3" w:rsidR="00101224" w:rsidRPr="00B84780" w:rsidRDefault="00101224" w:rsidP="00101224">
      <w:pPr>
        <w:rPr>
          <w:rFonts w:ascii="Times New Roman" w:hAnsi="Times New Roman" w:cs="Times New Roman"/>
          <w:b/>
          <w:bCs/>
        </w:rPr>
      </w:pPr>
      <w:r w:rsidRPr="00B84780">
        <w:rPr>
          <w:rFonts w:ascii="Times New Roman" w:hAnsi="Times New Roman" w:cs="Times New Roman"/>
          <w:b/>
          <w:bCs/>
        </w:rPr>
        <w:lastRenderedPageBreak/>
        <w:t xml:space="preserve"># </w:t>
      </w:r>
      <w:commentRangeStart w:id="31"/>
      <w:r w:rsidR="00EC55BC">
        <w:rPr>
          <w:rFonts w:ascii="Times New Roman" w:hAnsi="Times New Roman" w:cs="Times New Roman"/>
          <w:b/>
          <w:bCs/>
        </w:rPr>
        <w:t>Threat</w:t>
      </w:r>
      <w:r w:rsidR="00F07D0B">
        <w:rPr>
          <w:rFonts w:ascii="Times New Roman" w:hAnsi="Times New Roman" w:cs="Times New Roman"/>
          <w:b/>
          <w:bCs/>
        </w:rPr>
        <w:t xml:space="preserve">s </w:t>
      </w:r>
      <w:r w:rsidR="00F07F4A">
        <w:rPr>
          <w:rFonts w:ascii="Times New Roman" w:hAnsi="Times New Roman" w:cs="Times New Roman"/>
          <w:b/>
          <w:bCs/>
        </w:rPr>
        <w:t>of</w:t>
      </w:r>
      <w:r w:rsidR="00EC55BC">
        <w:rPr>
          <w:rFonts w:ascii="Times New Roman" w:hAnsi="Times New Roman" w:cs="Times New Roman"/>
          <w:b/>
          <w:bCs/>
        </w:rPr>
        <w:t xml:space="preserve"> the usefulness evaluation</w:t>
      </w:r>
      <w:r w:rsidR="00DF0E86" w:rsidRPr="00B84780">
        <w:rPr>
          <w:rFonts w:ascii="Times New Roman" w:hAnsi="Times New Roman" w:cs="Times New Roman"/>
          <w:b/>
          <w:bCs/>
        </w:rPr>
        <w:t xml:space="preserve"> </w:t>
      </w:r>
      <w:r w:rsidRPr="00B84780">
        <w:rPr>
          <w:rFonts w:ascii="Times New Roman" w:hAnsi="Times New Roman" w:cs="Times New Roman"/>
          <w:b/>
          <w:bCs/>
        </w:rPr>
        <w:t>(R2Q</w:t>
      </w:r>
      <w:r w:rsidR="00C20E67" w:rsidRPr="00B84780">
        <w:rPr>
          <w:rFonts w:ascii="Times New Roman" w:hAnsi="Times New Roman" w:cs="Times New Roman"/>
          <w:b/>
          <w:bCs/>
        </w:rPr>
        <w:t>2</w:t>
      </w:r>
      <w:r w:rsidRPr="00B84780">
        <w:rPr>
          <w:rFonts w:ascii="Times New Roman" w:hAnsi="Times New Roman" w:cs="Times New Roman"/>
          <w:b/>
          <w:bCs/>
        </w:rPr>
        <w:t>)</w:t>
      </w:r>
      <w:commentRangeEnd w:id="31"/>
      <w:r w:rsidR="00BC1083">
        <w:rPr>
          <w:rStyle w:val="CommentReference"/>
        </w:rPr>
        <w:commentReference w:id="31"/>
      </w:r>
    </w:p>
    <w:p w14:paraId="3D56FF08" w14:textId="77777777" w:rsidR="00CC5357" w:rsidRPr="00B84780" w:rsidRDefault="00CC5357" w:rsidP="00101224">
      <w:pPr>
        <w:rPr>
          <w:rFonts w:ascii="Times New Roman" w:hAnsi="Times New Roman" w:cs="Times New Roman"/>
        </w:rPr>
      </w:pPr>
    </w:p>
    <w:p w14:paraId="0628D9AC" w14:textId="1384A1C6" w:rsidR="001767A3" w:rsidDel="00BC1083" w:rsidRDefault="00C106EF" w:rsidP="00101224">
      <w:pPr>
        <w:rPr>
          <w:del w:id="32" w:author="Chunyang Chen [7]" w:date="2022-05-14T18:01:00Z"/>
          <w:rFonts w:ascii="Times New Roman" w:hAnsi="Times New Roman" w:cs="Times New Roman"/>
        </w:rPr>
      </w:pPr>
      <w:del w:id="33" w:author="Chunyang Chen [7]" w:date="2022-05-14T18:01:00Z">
        <w:r w:rsidRPr="006D67FF" w:rsidDel="00BC1083">
          <w:rPr>
            <w:rFonts w:ascii="Times New Roman" w:hAnsi="Times New Roman" w:cs="Times New Roman"/>
          </w:rPr>
          <w:delText>We strongly agree with the use of qualitative analysis to explore the usefulness of our tool</w:delText>
        </w:r>
        <w:r w:rsidR="001731E9" w:rsidRPr="006D67FF" w:rsidDel="00BC1083">
          <w:rPr>
            <w:rFonts w:ascii="Times New Roman" w:hAnsi="Times New Roman" w:cs="Times New Roman"/>
          </w:rPr>
          <w:delText xml:space="preserve">, which </w:delText>
        </w:r>
        <w:r w:rsidR="00947FEC" w:rsidRPr="006D67FF" w:rsidDel="00BC1083">
          <w:rPr>
            <w:rFonts w:ascii="Times New Roman" w:hAnsi="Times New Roman" w:cs="Times New Roman"/>
          </w:rPr>
          <w:delText xml:space="preserve">we did </w:delText>
        </w:r>
        <w:r w:rsidR="001731E9" w:rsidRPr="006D67FF" w:rsidDel="00BC1083">
          <w:rPr>
            <w:rFonts w:ascii="Times New Roman" w:hAnsi="Times New Roman" w:cs="Times New Roman"/>
          </w:rPr>
          <w:delText>in our study.</w:delText>
        </w:r>
      </w:del>
    </w:p>
    <w:p w14:paraId="55728103" w14:textId="7D3BE652" w:rsidR="00AE235B" w:rsidRPr="006D67FF" w:rsidDel="00BC1083" w:rsidRDefault="00AE235B" w:rsidP="00AE235B">
      <w:pPr>
        <w:rPr>
          <w:del w:id="34" w:author="Chunyang Chen [7]" w:date="2022-05-14T18:01:00Z"/>
          <w:rFonts w:ascii="Times New Roman" w:hAnsi="Times New Roman" w:cs="Times New Roman"/>
        </w:rPr>
      </w:pPr>
      <w:del w:id="35" w:author="Chunyang Chen [7]" w:date="2022-05-14T18:01:00Z">
        <w:r w:rsidRPr="006D67FF" w:rsidDel="00BC1083">
          <w:rPr>
            <w:rFonts w:ascii="Times New Roman" w:hAnsi="Times New Roman" w:cs="Times New Roman"/>
          </w:rPr>
          <w:delText xml:space="preserve">It is </w:delText>
        </w:r>
        <w:r w:rsidR="00EB3289" w:rsidRPr="00EB3289" w:rsidDel="00BC1083">
          <w:rPr>
            <w:rFonts w:ascii="Times New Roman" w:hAnsi="Times New Roman" w:cs="Times New Roman"/>
          </w:rPr>
          <w:delText>inappropriate</w:delText>
        </w:r>
        <w:r w:rsidR="00637F16" w:rsidDel="00BC1083">
          <w:rPr>
            <w:rFonts w:ascii="Times New Roman" w:hAnsi="Times New Roman" w:cs="Times New Roman"/>
          </w:rPr>
          <w:delText xml:space="preserve"> </w:delText>
        </w:r>
        <w:r w:rsidRPr="006D67FF" w:rsidDel="00BC1083">
          <w:rPr>
            <w:rFonts w:ascii="Times New Roman" w:hAnsi="Times New Roman" w:cs="Times New Roman"/>
          </w:rPr>
          <w:delText xml:space="preserve">to </w:delText>
        </w:r>
        <w:r w:rsidR="003456FA" w:rsidDel="00BC1083">
          <w:rPr>
            <w:rFonts w:ascii="Times New Roman" w:hAnsi="Times New Roman" w:cs="Times New Roman" w:hint="eastAsia"/>
          </w:rPr>
          <w:delText>only</w:delText>
        </w:r>
        <w:r w:rsidR="003456FA" w:rsidDel="00BC1083">
          <w:rPr>
            <w:rFonts w:ascii="Times New Roman" w:hAnsi="Times New Roman" w:cs="Times New Roman"/>
          </w:rPr>
          <w:delText xml:space="preserve"> evaluate</w:delText>
        </w:r>
        <w:r w:rsidRPr="006D67FF" w:rsidDel="00BC1083">
          <w:rPr>
            <w:rFonts w:ascii="Times New Roman" w:hAnsi="Times New Roman" w:cs="Times New Roman"/>
          </w:rPr>
          <w:delText xml:space="preserve"> the usefulness of the tool quantitatively, so we used both quantitative and qualitative analysis.</w:delText>
        </w:r>
      </w:del>
    </w:p>
    <w:p w14:paraId="13B3B146" w14:textId="77777777" w:rsidR="00CC3D46" w:rsidRDefault="00CC3D46" w:rsidP="00101224">
      <w:pPr>
        <w:rPr>
          <w:rFonts w:ascii="Times New Roman" w:hAnsi="Times New Roman" w:cs="Times New Roman"/>
        </w:rPr>
      </w:pPr>
    </w:p>
    <w:p w14:paraId="5BE5D285" w14:textId="7AB1FA8A" w:rsidR="00CD162D" w:rsidRDefault="00485494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Due to the huge efforts of carrying out large scale user study, we just </w:t>
      </w:r>
      <w:r w:rsidR="00290E67">
        <w:rPr>
          <w:rFonts w:ascii="Times New Roman" w:hAnsi="Times New Roman" w:cs="Times New Roman"/>
        </w:rPr>
        <w:t xml:space="preserve">invited </w:t>
      </w:r>
      <w:r w:rsidR="00186684">
        <w:rPr>
          <w:rFonts w:ascii="Times New Roman" w:hAnsi="Times New Roman" w:cs="Times New Roman"/>
        </w:rPr>
        <w:t>3</w:t>
      </w:r>
      <w:r w:rsidR="00290E67">
        <w:rPr>
          <w:rFonts w:ascii="Times New Roman" w:hAnsi="Times New Roman" w:cs="Times New Roman"/>
        </w:rPr>
        <w:t xml:space="preserve"> </w:t>
      </w:r>
      <w:r w:rsidR="00C4355E">
        <w:rPr>
          <w:rFonts w:ascii="Times New Roman" w:hAnsi="Times New Roman" w:cs="Times New Roman"/>
        </w:rPr>
        <w:t>participants</w:t>
      </w:r>
      <w:r w:rsidR="00186684">
        <w:rPr>
          <w:rFonts w:ascii="Times New Roman" w:hAnsi="Times New Roman" w:cs="Times New Roman"/>
        </w:rPr>
        <w:t xml:space="preserve"> in the experimental group</w:t>
      </w:r>
      <w:r w:rsidR="00290E67">
        <w:rPr>
          <w:rFonts w:ascii="Times New Roman" w:hAnsi="Times New Roman" w:cs="Times New Roman"/>
        </w:rPr>
        <w:t xml:space="preserve"> to evaluate the usefulness of our tool.</w:t>
      </w:r>
    </w:p>
    <w:p w14:paraId="18E5855C" w14:textId="5FDE2640" w:rsidR="00745D4C" w:rsidDel="00662DFE" w:rsidRDefault="006B43A1" w:rsidP="00101224">
      <w:pPr>
        <w:rPr>
          <w:moveFrom w:id="36" w:author="Chunyang Chen [8]" w:date="2022-05-14T18:02:00Z"/>
          <w:rFonts w:ascii="Times New Roman" w:hAnsi="Times New Roman" w:cs="Times New Roman"/>
        </w:rPr>
      </w:pPr>
      <w:moveFromRangeStart w:id="37" w:author="Chunyang Chen [8]" w:date="2022-05-14T18:02:00Z" w:name="move103443779"/>
      <w:moveFrom w:id="38" w:author="Chunyang Chen [8]" w:date="2022-05-14T18:02:00Z">
        <w:r w:rsidDel="00662DFE">
          <w:rPr>
            <w:rFonts w:ascii="Times New Roman" w:hAnsi="Times New Roman" w:cs="Times New Roman"/>
          </w:rPr>
          <w:t xml:space="preserve">The major threat to this user study is the potential bias </w:t>
        </w:r>
        <w:r w:rsidDel="00662DFE">
          <w:rPr>
            <w:rFonts w:ascii="Times New Roman" w:hAnsi="Times New Roman" w:cs="Times New Roman" w:hint="eastAsia"/>
          </w:rPr>
          <w:t>that</w:t>
        </w:r>
        <w:r w:rsidDel="00662DFE">
          <w:rPr>
            <w:rFonts w:ascii="Times New Roman" w:hAnsi="Times New Roman" w:cs="Times New Roman"/>
          </w:rPr>
          <w:t xml:space="preserve"> </w:t>
        </w:r>
        <w:r w:rsidRPr="006B43A1" w:rsidDel="00662DFE">
          <w:rPr>
            <w:rFonts w:ascii="Times New Roman" w:hAnsi="Times New Roman" w:cs="Times New Roman"/>
          </w:rPr>
          <w:t>experimental and control participants differ in their ability to develop GUI</w:t>
        </w:r>
        <w:r w:rsidDel="00662DFE">
          <w:rPr>
            <w:rFonts w:ascii="Times New Roman" w:hAnsi="Times New Roman" w:cs="Times New Roman"/>
          </w:rPr>
          <w:t>.</w:t>
        </w:r>
      </w:moveFrom>
    </w:p>
    <w:p w14:paraId="795B08BA" w14:textId="17ADD659" w:rsidR="00C4355E" w:rsidDel="00662DFE" w:rsidRDefault="00AA16D0" w:rsidP="00101224">
      <w:pPr>
        <w:rPr>
          <w:moveFrom w:id="39" w:author="Chunyang Chen [8]" w:date="2022-05-14T18:02:00Z"/>
          <w:rFonts w:ascii="Times New Roman" w:hAnsi="Times New Roman" w:cs="Times New Roman"/>
        </w:rPr>
      </w:pPr>
      <w:moveFrom w:id="40" w:author="Chunyang Chen [8]" w:date="2022-05-14T18:02:00Z">
        <w:r w:rsidDel="00662DFE">
          <w:rPr>
            <w:rFonts w:ascii="Times New Roman" w:hAnsi="Times New Roman" w:cs="Times New Roman"/>
          </w:rPr>
          <w:t xml:space="preserve">To mitigate the threat, </w:t>
        </w:r>
        <w:r w:rsidR="00C4355E" w:rsidDel="00662DFE">
          <w:rPr>
            <w:rFonts w:ascii="Times New Roman" w:hAnsi="Times New Roman" w:cs="Times New Roman"/>
          </w:rPr>
          <w:t xml:space="preserve">all participants </w:t>
        </w:r>
        <w:r w:rsidR="00851ACA" w:rsidDel="00662DFE">
          <w:rPr>
            <w:rFonts w:ascii="Times New Roman" w:hAnsi="Times New Roman" w:cs="Times New Roman"/>
          </w:rPr>
          <w:t xml:space="preserve">invited </w:t>
        </w:r>
        <w:r w:rsidR="00C4355E" w:rsidDel="00662DFE">
          <w:rPr>
            <w:rFonts w:ascii="Times New Roman" w:hAnsi="Times New Roman" w:cs="Times New Roman"/>
          </w:rPr>
          <w:t>are GUI development expert</w:t>
        </w:r>
        <w:r w:rsidR="001F086C" w:rsidDel="00662DFE">
          <w:rPr>
            <w:rFonts w:ascii="Times New Roman" w:hAnsi="Times New Roman" w:cs="Times New Roman"/>
          </w:rPr>
          <w:t>s</w:t>
        </w:r>
        <w:r w:rsidR="0013351A" w:rsidDel="00662DFE">
          <w:rPr>
            <w:rFonts w:ascii="Times New Roman" w:hAnsi="Times New Roman" w:cs="Times New Roman"/>
          </w:rPr>
          <w:t>.</w:t>
        </w:r>
      </w:moveFrom>
    </w:p>
    <w:p w14:paraId="191266BE" w14:textId="32C064F1" w:rsidR="007608BE" w:rsidDel="00662DFE" w:rsidRDefault="007608BE" w:rsidP="00101224">
      <w:pPr>
        <w:rPr>
          <w:moveFrom w:id="41" w:author="Chunyang Chen [8]" w:date="2022-05-14T18:02:00Z"/>
          <w:rFonts w:ascii="Microsoft YaHei" w:eastAsia="Microsoft YaHei" w:hAnsi="Microsoft YaHei" w:cs="Microsoft YaHei"/>
        </w:rPr>
      </w:pPr>
      <w:moveFrom w:id="42" w:author="Chunyang Chen [8]" w:date="2022-05-14T18:02:00Z">
        <w:r w:rsidRPr="007608BE" w:rsidDel="00662DFE">
          <w:rPr>
            <w:rFonts w:ascii="Times New Roman" w:hAnsi="Times New Roman" w:cs="Times New Roman"/>
          </w:rPr>
          <w:t xml:space="preserve">The GUI tasks we assigned </w:t>
        </w:r>
        <w:r w:rsidR="00220FB3" w:rsidDel="00662DFE">
          <w:rPr>
            <w:rFonts w:ascii="Times New Roman" w:hAnsi="Times New Roman" w:cs="Times New Roman"/>
          </w:rPr>
          <w:t>to each group</w:t>
        </w:r>
        <w:r w:rsidRPr="007608BE" w:rsidDel="00662DFE">
          <w:rPr>
            <w:rFonts w:ascii="Times New Roman" w:hAnsi="Times New Roman" w:cs="Times New Roman"/>
          </w:rPr>
          <w:t xml:space="preserve"> </w:t>
        </w:r>
        <w:r w:rsidDel="00662DFE">
          <w:rPr>
            <w:rFonts w:ascii="Times New Roman" w:hAnsi="Times New Roman" w:cs="Times New Roman"/>
          </w:rPr>
          <w:t>are</w:t>
        </w:r>
        <w:r w:rsidRPr="007608BE" w:rsidDel="00662DFE">
          <w:rPr>
            <w:rFonts w:ascii="Times New Roman" w:hAnsi="Times New Roman" w:cs="Times New Roman"/>
          </w:rPr>
          <w:t xml:space="preserve"> in areas they </w:t>
        </w:r>
        <w:r w:rsidDel="00662DFE">
          <w:rPr>
            <w:rFonts w:ascii="Times New Roman" w:hAnsi="Times New Roman" w:cs="Times New Roman"/>
          </w:rPr>
          <w:t>are</w:t>
        </w:r>
        <w:r w:rsidRPr="007608BE" w:rsidDel="00662DFE">
          <w:rPr>
            <w:rFonts w:ascii="Times New Roman" w:hAnsi="Times New Roman" w:cs="Times New Roman"/>
          </w:rPr>
          <w:t xml:space="preserve"> familiar with</w:t>
        </w:r>
        <w:r w:rsidR="00220FB3" w:rsidDel="00662DFE">
          <w:rPr>
            <w:rFonts w:ascii="Times New Roman" w:hAnsi="Times New Roman" w:cs="Times New Roman"/>
          </w:rPr>
          <w:t xml:space="preserve"> to ensure each group has comparable development experience.</w:t>
        </w:r>
      </w:moveFrom>
    </w:p>
    <w:moveFromRangeEnd w:id="37"/>
    <w:p w14:paraId="4DFAB152" w14:textId="48214BDE" w:rsidR="00220FB3" w:rsidRPr="0028022A" w:rsidDel="00BC1083" w:rsidRDefault="00BA504B" w:rsidP="00101224">
      <w:pPr>
        <w:rPr>
          <w:del w:id="43" w:author="Chunyang Chen [7]" w:date="2022-05-14T18:01:00Z"/>
          <w:rFonts w:ascii="Times New Roman" w:hAnsi="Times New Roman" w:cs="Times New Roman"/>
        </w:rPr>
      </w:pPr>
      <w:del w:id="44" w:author="Chunyang Chen [7]" w:date="2022-05-14T18:01:00Z">
        <w:r w:rsidRPr="00BA504B" w:rsidDel="00BC1083">
          <w:rPr>
            <w:rFonts w:ascii="Times New Roman" w:hAnsi="Times New Roman" w:cs="Times New Roman"/>
          </w:rPr>
          <w:delText>Another threa</w:delText>
        </w:r>
        <w:r w:rsidR="001575B0" w:rsidDel="00BC1083">
          <w:rPr>
            <w:rFonts w:ascii="Times New Roman" w:hAnsi="Times New Roman" w:cs="Times New Roman"/>
          </w:rPr>
          <w:delText>t</w:delText>
        </w:r>
        <w:r w:rsidRPr="00BA504B" w:rsidDel="00BC1083">
          <w:rPr>
            <w:rFonts w:ascii="Times New Roman" w:hAnsi="Times New Roman" w:cs="Times New Roman"/>
          </w:rPr>
          <w:delText xml:space="preserve"> is that users may be subjectively biased in their evaluation of the tool</w:delText>
        </w:r>
        <w:r w:rsidDel="00BC1083">
          <w:rPr>
            <w:rFonts w:ascii="Times New Roman" w:hAnsi="Times New Roman" w:cs="Times New Roman"/>
          </w:rPr>
          <w:delText>.</w:delText>
        </w:r>
        <w:r w:rsidR="0028022A" w:rsidDel="00BC1083">
          <w:rPr>
            <w:rFonts w:ascii="Times New Roman" w:hAnsi="Times New Roman" w:cs="Times New Roman"/>
          </w:rPr>
          <w:delText xml:space="preserve"> So, we have 3 participants in each group to evaluate the tool</w:delText>
        </w:r>
        <w:r w:rsidR="00C01BD4" w:rsidDel="00BC1083">
          <w:rPr>
            <w:rFonts w:ascii="Times New Roman" w:hAnsi="Times New Roman" w:cs="Times New Roman"/>
          </w:rPr>
          <w:delText xml:space="preserve"> </w:delText>
        </w:r>
        <w:r w:rsidR="00C01BD4" w:rsidRPr="006D67FF" w:rsidDel="00BC1083">
          <w:rPr>
            <w:rFonts w:ascii="Times New Roman" w:hAnsi="Times New Roman" w:cs="Times New Roman"/>
          </w:rPr>
          <w:delText>quantitative</w:delText>
        </w:r>
        <w:r w:rsidR="00C01BD4" w:rsidDel="00BC1083">
          <w:rPr>
            <w:rFonts w:ascii="Times New Roman" w:hAnsi="Times New Roman" w:cs="Times New Roman"/>
          </w:rPr>
          <w:delText>ly</w:delText>
        </w:r>
        <w:r w:rsidR="00C01BD4" w:rsidRPr="006D67FF" w:rsidDel="00BC1083">
          <w:rPr>
            <w:rFonts w:ascii="Times New Roman" w:hAnsi="Times New Roman" w:cs="Times New Roman"/>
          </w:rPr>
          <w:delText xml:space="preserve"> and qualitative</w:delText>
        </w:r>
        <w:r w:rsidR="00C01BD4" w:rsidDel="00BC1083">
          <w:rPr>
            <w:rFonts w:ascii="Times New Roman" w:hAnsi="Times New Roman" w:cs="Times New Roman"/>
          </w:rPr>
          <w:delText>ly</w:delText>
        </w:r>
        <w:r w:rsidR="0028022A" w:rsidDel="00BC1083">
          <w:rPr>
            <w:rFonts w:ascii="Times New Roman" w:hAnsi="Times New Roman" w:cs="Times New Roman"/>
          </w:rPr>
          <w:delText>.</w:delText>
        </w:r>
      </w:del>
    </w:p>
    <w:p w14:paraId="11A26E53" w14:textId="7CBDCE43" w:rsidR="00830163" w:rsidDel="00BC1083" w:rsidRDefault="00830163" w:rsidP="00101224">
      <w:pPr>
        <w:rPr>
          <w:del w:id="45" w:author="Chunyang Chen [7]" w:date="2022-05-14T18:01:00Z"/>
          <w:rFonts w:ascii="Times New Roman" w:hAnsi="Times New Roman" w:cs="Times New Roman"/>
        </w:rPr>
      </w:pPr>
      <w:del w:id="46" w:author="Chunyang Chen [7]" w:date="2022-05-14T18:01:00Z">
        <w:r w:rsidRPr="00830163" w:rsidDel="00BC1083">
          <w:rPr>
            <w:rFonts w:ascii="Times New Roman" w:hAnsi="Times New Roman" w:cs="Times New Roman"/>
          </w:rPr>
          <w:delText>They will not only use our tools to complete the user study task, but also communicate with us about the use of tools and give effective feedback.</w:delText>
        </w:r>
      </w:del>
    </w:p>
    <w:p w14:paraId="572249F9" w14:textId="0E5AFCFB" w:rsidR="009B0B61" w:rsidDel="00BC1083" w:rsidRDefault="009B0B61" w:rsidP="00101224">
      <w:pPr>
        <w:rPr>
          <w:del w:id="47" w:author="Chunyang Chen [7]" w:date="2022-05-14T18:01:00Z"/>
          <w:rFonts w:ascii="Times New Roman" w:hAnsi="Times New Roman" w:cs="Times New Roman"/>
        </w:rPr>
      </w:pPr>
      <w:del w:id="48" w:author="Chunyang Chen [7]" w:date="2022-05-14T18:01:00Z">
        <w:r w:rsidRPr="009B0B61" w:rsidDel="00BC1083">
          <w:rPr>
            <w:rFonts w:ascii="Times New Roman" w:hAnsi="Times New Roman" w:cs="Times New Roman"/>
          </w:rPr>
          <w:delText xml:space="preserve">Expert feedback on tools is obviously more professional and </w:delText>
        </w:r>
        <w:r w:rsidR="00CC6C7A" w:rsidDel="00BC1083">
          <w:rPr>
            <w:rFonts w:ascii="Times New Roman" w:hAnsi="Times New Roman" w:cs="Times New Roman"/>
          </w:rPr>
          <w:delText>valuable</w:delText>
        </w:r>
        <w:r w:rsidDel="00BC1083">
          <w:rPr>
            <w:rFonts w:ascii="Times New Roman" w:hAnsi="Times New Roman" w:cs="Times New Roman"/>
          </w:rPr>
          <w:delText>.</w:delText>
        </w:r>
      </w:del>
    </w:p>
    <w:p w14:paraId="5847FCE3" w14:textId="77777777" w:rsidR="00BC1083" w:rsidRDefault="00BC1083" w:rsidP="000B20CE">
      <w:pPr>
        <w:rPr>
          <w:ins w:id="49" w:author="Chunyang Chen [7]" w:date="2022-05-14T18:01:00Z"/>
          <w:rFonts w:ascii="Times New Roman" w:hAnsi="Times New Roman" w:cs="Times New Roman"/>
        </w:rPr>
      </w:pPr>
    </w:p>
    <w:p w14:paraId="369EF80F" w14:textId="7DFFC57B" w:rsidR="000B20CE" w:rsidRPr="006D67FF" w:rsidRDefault="000B20CE" w:rsidP="000B20CE">
      <w:pPr>
        <w:rPr>
          <w:rFonts w:ascii="Times New Roman" w:hAnsi="Times New Roman" w:cs="Times New Roman"/>
        </w:rPr>
      </w:pPr>
      <w:commentRangeStart w:id="50"/>
      <w:r w:rsidRPr="006D67FF">
        <w:rPr>
          <w:rFonts w:ascii="Times New Roman" w:hAnsi="Times New Roman" w:cs="Times New Roman"/>
        </w:rPr>
        <w:t xml:space="preserve">In section </w:t>
      </w:r>
      <w:commentRangeEnd w:id="50"/>
      <w:r w:rsidR="00BC1083">
        <w:rPr>
          <w:rStyle w:val="CommentReference"/>
        </w:rPr>
        <w:commentReference w:id="50"/>
      </w:r>
      <w:r w:rsidRPr="006D67FF">
        <w:rPr>
          <w:rFonts w:ascii="Times New Roman" w:hAnsi="Times New Roman" w:cs="Times New Roman"/>
        </w:rPr>
        <w:t>5.2 of our paper, we included one item of feedback from one participant.</w:t>
      </w:r>
    </w:p>
    <w:p w14:paraId="05777209" w14:textId="4C824A3D" w:rsidR="000B20CE" w:rsidRDefault="00201EA4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participants</w:t>
      </w:r>
      <w:r w:rsidR="0051657C">
        <w:rPr>
          <w:rFonts w:ascii="Times New Roman" w:hAnsi="Times New Roman" w:cs="Times New Roman"/>
        </w:rPr>
        <w:t xml:space="preserve"> also give positive feedback about our tool: ‘</w:t>
      </w:r>
      <w:r w:rsidR="00116A8D">
        <w:rPr>
          <w:rFonts w:ascii="Times New Roman" w:hAnsi="Times New Roman" w:cs="Times New Roman"/>
        </w:rPr>
        <w:t>the tool give</w:t>
      </w:r>
      <w:r w:rsidR="003B5AFE">
        <w:rPr>
          <w:rFonts w:ascii="Times New Roman" w:hAnsi="Times New Roman" w:cs="Times New Roman"/>
        </w:rPr>
        <w:t>s</w:t>
      </w:r>
      <w:r w:rsidR="00116A8D">
        <w:rPr>
          <w:rFonts w:ascii="Times New Roman" w:hAnsi="Times New Roman" w:cs="Times New Roman"/>
        </w:rPr>
        <w:t xml:space="preserve"> us a very good GUI template</w:t>
      </w:r>
      <w:r w:rsidR="00E6039D">
        <w:rPr>
          <w:rFonts w:ascii="Times New Roman" w:hAnsi="Times New Roman" w:cs="Times New Roman"/>
        </w:rPr>
        <w:t xml:space="preserve"> </w:t>
      </w:r>
      <w:r w:rsidR="00E6039D" w:rsidRPr="00E6039D">
        <w:rPr>
          <w:rFonts w:ascii="Times New Roman" w:hAnsi="Times New Roman" w:cs="Times New Roman"/>
        </w:rPr>
        <w:t>and eases the work burden</w:t>
      </w:r>
      <w:r w:rsidR="0051657C">
        <w:rPr>
          <w:rFonts w:ascii="Times New Roman" w:hAnsi="Times New Roman" w:cs="Times New Roman"/>
        </w:rPr>
        <w:t>’</w:t>
      </w:r>
      <w:r w:rsidR="003B5AFE">
        <w:rPr>
          <w:rFonts w:ascii="Times New Roman" w:hAnsi="Times New Roman" w:cs="Times New Roman"/>
        </w:rPr>
        <w:t>, ‘</w:t>
      </w:r>
      <w:r w:rsidR="0068007F" w:rsidRPr="0068007F">
        <w:rPr>
          <w:rFonts w:ascii="Times New Roman" w:hAnsi="Times New Roman" w:cs="Times New Roman"/>
        </w:rPr>
        <w:t xml:space="preserve">This tool would be very welcome if it could be built into Android Studio as a plug-in for </w:t>
      </w:r>
      <w:r w:rsidR="00D24DEA">
        <w:rPr>
          <w:rFonts w:ascii="Times New Roman" w:hAnsi="Times New Roman" w:cs="Times New Roman"/>
        </w:rPr>
        <w:t xml:space="preserve">Android </w:t>
      </w:r>
      <w:r w:rsidR="0068007F" w:rsidRPr="0068007F">
        <w:rPr>
          <w:rFonts w:ascii="Times New Roman" w:hAnsi="Times New Roman" w:cs="Times New Roman"/>
        </w:rPr>
        <w:t>app development</w:t>
      </w:r>
      <w:r w:rsidR="0068007F">
        <w:rPr>
          <w:rFonts w:ascii="Times New Roman" w:hAnsi="Times New Roman" w:cs="Times New Roman"/>
        </w:rPr>
        <w:t>’</w:t>
      </w:r>
      <w:r w:rsidR="00D24DEA">
        <w:rPr>
          <w:rFonts w:ascii="Times New Roman" w:hAnsi="Times New Roman" w:cs="Times New Roman"/>
        </w:rPr>
        <w:t>.</w:t>
      </w:r>
    </w:p>
    <w:p w14:paraId="5E44B63E" w14:textId="2A5CC34E" w:rsidR="00485494" w:rsidRPr="006D67FF" w:rsidRDefault="009907EE" w:rsidP="00101224">
      <w:pPr>
        <w:rPr>
          <w:rFonts w:ascii="Times New Roman" w:hAnsi="Times New Roman" w:cs="Times New Roman"/>
        </w:rPr>
      </w:pPr>
      <w:r w:rsidRPr="009907EE">
        <w:rPr>
          <w:rFonts w:ascii="Times New Roman" w:hAnsi="Times New Roman" w:cs="Times New Roman"/>
        </w:rPr>
        <w:t>Our tool inspire</w:t>
      </w:r>
      <w:r>
        <w:rPr>
          <w:rFonts w:ascii="Times New Roman" w:hAnsi="Times New Roman" w:cs="Times New Roman"/>
        </w:rPr>
        <w:t>s</w:t>
      </w:r>
      <w:r w:rsidRPr="009907EE">
        <w:rPr>
          <w:rFonts w:ascii="Times New Roman" w:hAnsi="Times New Roman" w:cs="Times New Roman"/>
        </w:rPr>
        <w:t xml:space="preserve"> developers and save</w:t>
      </w:r>
      <w:r>
        <w:rPr>
          <w:rFonts w:ascii="Times New Roman" w:hAnsi="Times New Roman" w:cs="Times New Roman"/>
        </w:rPr>
        <w:t>s</w:t>
      </w:r>
      <w:r w:rsidRPr="009907EE">
        <w:rPr>
          <w:rFonts w:ascii="Times New Roman" w:hAnsi="Times New Roman" w:cs="Times New Roman"/>
        </w:rPr>
        <w:t xml:space="preserve"> them time, so all the developers in the experimental group </w:t>
      </w:r>
      <w:r>
        <w:rPr>
          <w:rFonts w:ascii="Times New Roman" w:hAnsi="Times New Roman" w:cs="Times New Roman"/>
        </w:rPr>
        <w:t>think</w:t>
      </w:r>
      <w:r w:rsidRPr="009907EE">
        <w:rPr>
          <w:rFonts w:ascii="Times New Roman" w:hAnsi="Times New Roman" w:cs="Times New Roman"/>
        </w:rPr>
        <w:t xml:space="preserve"> our tool </w:t>
      </w:r>
      <w:r w:rsidR="007B6966">
        <w:rPr>
          <w:rFonts w:ascii="Times New Roman" w:hAnsi="Times New Roman" w:cs="Times New Roman"/>
        </w:rPr>
        <w:t xml:space="preserve">is </w:t>
      </w:r>
      <w:r w:rsidRPr="009907EE">
        <w:rPr>
          <w:rFonts w:ascii="Times New Roman" w:hAnsi="Times New Roman" w:cs="Times New Roman"/>
        </w:rPr>
        <w:t>useful</w:t>
      </w:r>
      <w:r w:rsidR="007B6966">
        <w:rPr>
          <w:rFonts w:ascii="Times New Roman" w:hAnsi="Times New Roman" w:cs="Times New Roman"/>
        </w:rPr>
        <w:t>.</w:t>
      </w:r>
    </w:p>
    <w:p w14:paraId="09A86A3E" w14:textId="13B7F9A3" w:rsidR="00F52C65" w:rsidRPr="006D67FF" w:rsidDel="00BC1083" w:rsidRDefault="00C52A9D" w:rsidP="00F52C65">
      <w:pPr>
        <w:rPr>
          <w:del w:id="51" w:author="Chunyang Chen [7]" w:date="2022-05-14T18:02:00Z"/>
          <w:rFonts w:ascii="Times New Roman" w:hAnsi="Times New Roman" w:cs="Times New Roman"/>
        </w:rPr>
      </w:pPr>
      <w:del w:id="52" w:author="Chunyang Chen [7]" w:date="2022-05-14T18:02:00Z">
        <w:r w:rsidRPr="006D67FF" w:rsidDel="00BC1083">
          <w:rPr>
            <w:rFonts w:ascii="Times New Roman" w:hAnsi="Times New Roman" w:cs="Times New Roman"/>
          </w:rPr>
          <w:delText>So, i</w:delText>
        </w:r>
        <w:r w:rsidR="00F52C65" w:rsidRPr="006D67FF" w:rsidDel="00BC1083">
          <w:rPr>
            <w:rFonts w:ascii="Times New Roman" w:hAnsi="Times New Roman" w:cs="Times New Roman"/>
          </w:rPr>
          <w:delText xml:space="preserve">n the study, we </w:delText>
        </w:r>
        <w:r w:rsidR="00221998" w:rsidRPr="006D67FF" w:rsidDel="00BC1083">
          <w:rPr>
            <w:rFonts w:ascii="Times New Roman" w:hAnsi="Times New Roman" w:cs="Times New Roman"/>
          </w:rPr>
          <w:delText>proved</w:delText>
        </w:r>
        <w:r w:rsidR="00F52C65" w:rsidRPr="006D67FF" w:rsidDel="00BC1083">
          <w:rPr>
            <w:rFonts w:ascii="Times New Roman" w:hAnsi="Times New Roman" w:cs="Times New Roman"/>
          </w:rPr>
          <w:delText xml:space="preserve"> the usefulness of our tool using both quantitative </w:delText>
        </w:r>
        <w:r w:rsidR="001074E6" w:rsidRPr="006D67FF" w:rsidDel="00BC1083">
          <w:rPr>
            <w:rFonts w:ascii="Times New Roman" w:hAnsi="Times New Roman" w:cs="Times New Roman"/>
          </w:rPr>
          <w:delText>(</w:delText>
        </w:r>
        <w:r w:rsidR="00712179" w:rsidRPr="006D67FF" w:rsidDel="00BC1083">
          <w:rPr>
            <w:rFonts w:ascii="Times New Roman" w:hAnsi="Times New Roman" w:cs="Times New Roman"/>
          </w:rPr>
          <w:delText>the time it took participants to complete the task</w:delText>
        </w:r>
        <w:r w:rsidR="001074E6" w:rsidRPr="006D67FF" w:rsidDel="00BC1083">
          <w:rPr>
            <w:rFonts w:ascii="Times New Roman" w:hAnsi="Times New Roman" w:cs="Times New Roman"/>
          </w:rPr>
          <w:delText xml:space="preserve">) </w:delText>
        </w:r>
        <w:r w:rsidR="00F52C65" w:rsidRPr="006D67FF" w:rsidDel="00BC1083">
          <w:rPr>
            <w:rFonts w:ascii="Times New Roman" w:hAnsi="Times New Roman" w:cs="Times New Roman"/>
          </w:rPr>
          <w:delText>and qualitative methods</w:delText>
        </w:r>
        <w:r w:rsidR="00712179" w:rsidRPr="006D67FF" w:rsidDel="00BC1083">
          <w:rPr>
            <w:rFonts w:ascii="Times New Roman" w:hAnsi="Times New Roman" w:cs="Times New Roman"/>
          </w:rPr>
          <w:delText xml:space="preserve"> (the subjective satisfaction score and comments of experienced developers on the tool).</w:delText>
        </w:r>
        <w:r w:rsidR="00733B92" w:rsidRPr="00733B92" w:rsidDel="00BC1083">
          <w:delText xml:space="preserve"> </w:delText>
        </w:r>
        <w:r w:rsidR="00733B92" w:rsidRPr="00733B92" w:rsidDel="00BC1083">
          <w:rPr>
            <w:rFonts w:ascii="Times New Roman" w:hAnsi="Times New Roman" w:cs="Times New Roman"/>
          </w:rPr>
          <w:delText xml:space="preserve">Although the number of </w:delText>
        </w:r>
        <w:r w:rsidR="00DB5123" w:rsidDel="00BC1083">
          <w:rPr>
            <w:rFonts w:ascii="Times New Roman" w:hAnsi="Times New Roman" w:cs="Times New Roman"/>
          </w:rPr>
          <w:delText xml:space="preserve">participants in </w:delText>
        </w:r>
        <w:r w:rsidR="00733B92" w:rsidRPr="00733B92" w:rsidDel="00BC1083">
          <w:rPr>
            <w:rFonts w:ascii="Times New Roman" w:hAnsi="Times New Roman" w:cs="Times New Roman"/>
          </w:rPr>
          <w:delText>experimental group is not very large, but the results are valuable and effective</w:delText>
        </w:r>
        <w:r w:rsidR="00733B92" w:rsidDel="00BC1083">
          <w:rPr>
            <w:rFonts w:ascii="Times New Roman" w:hAnsi="Times New Roman" w:cs="Times New Roman"/>
          </w:rPr>
          <w:delText>.</w:delText>
        </w:r>
      </w:del>
    </w:p>
    <w:p w14:paraId="6A36CFD6" w14:textId="00A25E06" w:rsidR="00221998" w:rsidRDefault="00221998" w:rsidP="00F52C65">
      <w:pPr>
        <w:rPr>
          <w:rFonts w:ascii="Times New Roman" w:hAnsi="Times New Roman" w:cs="Times New Roman"/>
          <w:sz w:val="32"/>
          <w:szCs w:val="32"/>
        </w:rPr>
      </w:pPr>
    </w:p>
    <w:p w14:paraId="6FFDBD68" w14:textId="77777777" w:rsidR="00733B92" w:rsidRPr="00B84780" w:rsidRDefault="00733B92" w:rsidP="00F52C65">
      <w:pPr>
        <w:rPr>
          <w:rFonts w:ascii="Times New Roman" w:hAnsi="Times New Roman" w:cs="Times New Roman"/>
          <w:sz w:val="32"/>
          <w:szCs w:val="32"/>
        </w:rPr>
      </w:pPr>
    </w:p>
    <w:p w14:paraId="11466C49" w14:textId="77777777" w:rsidR="00F52C65" w:rsidRPr="00B84780" w:rsidRDefault="00F52C65" w:rsidP="00F52C65">
      <w:pPr>
        <w:rPr>
          <w:rFonts w:ascii="Times New Roman" w:hAnsi="Times New Roman" w:cs="Times New Roman"/>
        </w:rPr>
      </w:pPr>
    </w:p>
    <w:p w14:paraId="45D9BF02" w14:textId="23B8A2B8" w:rsidR="007B4DE6" w:rsidRPr="00550793" w:rsidRDefault="00DB694B" w:rsidP="00101224">
      <w:pPr>
        <w:rPr>
          <w:rFonts w:ascii="Times New Roman" w:hAnsi="Times New Roman" w:cs="Times New Roman"/>
          <w:b/>
          <w:bCs/>
        </w:rPr>
      </w:pPr>
      <w:r w:rsidRPr="00B84780">
        <w:rPr>
          <w:rFonts w:ascii="Times New Roman" w:hAnsi="Times New Roman" w:cs="Times New Roman"/>
          <w:b/>
          <w:bCs/>
        </w:rPr>
        <w:t xml:space="preserve"># </w:t>
      </w:r>
      <w:r w:rsidR="00C63B19">
        <w:rPr>
          <w:rFonts w:ascii="Times New Roman" w:hAnsi="Times New Roman" w:cs="Times New Roman"/>
          <w:b/>
          <w:bCs/>
        </w:rPr>
        <w:t>M</w:t>
      </w:r>
      <w:commentRangeStart w:id="53"/>
      <w:r w:rsidRPr="00B84780">
        <w:rPr>
          <w:rFonts w:ascii="Times New Roman" w:hAnsi="Times New Roman" w:cs="Times New Roman"/>
          <w:b/>
          <w:bCs/>
        </w:rPr>
        <w:t>ain treats to validity (R2Q3)</w:t>
      </w:r>
      <w:commentRangeEnd w:id="53"/>
      <w:r w:rsidR="004D19CD" w:rsidRPr="00B84780">
        <w:rPr>
          <w:rStyle w:val="CommentReference"/>
          <w:rFonts w:ascii="Times New Roman" w:hAnsi="Times New Roman" w:cs="Times New Roman"/>
        </w:rPr>
        <w:commentReference w:id="53"/>
      </w:r>
    </w:p>
    <w:p w14:paraId="7CBE17E3" w14:textId="19ED52BC" w:rsidR="00613F7A" w:rsidRDefault="00A8770E" w:rsidP="00101224">
      <w:pPr>
        <w:rPr>
          <w:ins w:id="54" w:author="Chunyang Chen [8]" w:date="2022-05-14T18:02:00Z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some issues that may influence the validity of our work, including internal and </w:t>
      </w:r>
      <w:r w:rsidR="00613F7A">
        <w:rPr>
          <w:rFonts w:ascii="Times New Roman" w:hAnsi="Times New Roman" w:cs="Times New Roman"/>
        </w:rPr>
        <w:t>external validity.</w:t>
      </w:r>
    </w:p>
    <w:p w14:paraId="4C5E1BAD" w14:textId="77777777" w:rsidR="00662DFE" w:rsidRDefault="00662DFE" w:rsidP="00662DFE">
      <w:pPr>
        <w:rPr>
          <w:moveTo w:id="55" w:author="Chunyang Chen [8]" w:date="2022-05-14T18:02:00Z"/>
          <w:rFonts w:ascii="Times New Roman" w:hAnsi="Times New Roman" w:cs="Times New Roman"/>
        </w:rPr>
      </w:pPr>
      <w:moveToRangeStart w:id="56" w:author="Chunyang Chen [8]" w:date="2022-05-14T18:02:00Z" w:name="move103443779"/>
      <w:commentRangeStart w:id="57"/>
      <w:moveTo w:id="58" w:author="Chunyang Chen [8]" w:date="2022-05-14T18:02:00Z">
        <w:r>
          <w:rPr>
            <w:rFonts w:ascii="Times New Roman" w:hAnsi="Times New Roman" w:cs="Times New Roman"/>
          </w:rPr>
          <w:t xml:space="preserve">The major threat to this user study is the potential bias </w:t>
        </w:r>
        <w:r>
          <w:rPr>
            <w:rFonts w:ascii="Times New Roman" w:hAnsi="Times New Roman" w:cs="Times New Roman" w:hint="eastAsia"/>
          </w:rPr>
          <w:t>that</w:t>
        </w:r>
        <w:r>
          <w:rPr>
            <w:rFonts w:ascii="Times New Roman" w:hAnsi="Times New Roman" w:cs="Times New Roman"/>
          </w:rPr>
          <w:t xml:space="preserve"> </w:t>
        </w:r>
        <w:r w:rsidRPr="006B43A1">
          <w:rPr>
            <w:rFonts w:ascii="Times New Roman" w:hAnsi="Times New Roman" w:cs="Times New Roman"/>
          </w:rPr>
          <w:t>experimental and control participants differ in their ability to develop GUI</w:t>
        </w:r>
        <w:r>
          <w:rPr>
            <w:rFonts w:ascii="Times New Roman" w:hAnsi="Times New Roman" w:cs="Times New Roman"/>
          </w:rPr>
          <w:t>.</w:t>
        </w:r>
      </w:moveTo>
    </w:p>
    <w:p w14:paraId="5158886C" w14:textId="77777777" w:rsidR="00662DFE" w:rsidRDefault="00662DFE" w:rsidP="00662DFE">
      <w:pPr>
        <w:rPr>
          <w:moveTo w:id="59" w:author="Chunyang Chen [8]" w:date="2022-05-14T18:02:00Z"/>
          <w:rFonts w:ascii="Times New Roman" w:hAnsi="Times New Roman" w:cs="Times New Roman"/>
        </w:rPr>
      </w:pPr>
      <w:moveTo w:id="60" w:author="Chunyang Chen [8]" w:date="2022-05-14T18:02:00Z">
        <w:r>
          <w:rPr>
            <w:rFonts w:ascii="Times New Roman" w:hAnsi="Times New Roman" w:cs="Times New Roman"/>
          </w:rPr>
          <w:t>To mitigate the threat, all participants invited are GUI development experts.</w:t>
        </w:r>
      </w:moveTo>
    </w:p>
    <w:p w14:paraId="4C768980" w14:textId="77777777" w:rsidR="00662DFE" w:rsidRDefault="00662DFE" w:rsidP="00662DFE">
      <w:pPr>
        <w:rPr>
          <w:moveTo w:id="61" w:author="Chunyang Chen [8]" w:date="2022-05-14T18:02:00Z"/>
          <w:rFonts w:ascii="Microsoft YaHei" w:eastAsia="Microsoft YaHei" w:hAnsi="Microsoft YaHei" w:cs="Microsoft YaHei"/>
        </w:rPr>
      </w:pPr>
      <w:moveTo w:id="62" w:author="Chunyang Chen [8]" w:date="2022-05-14T18:02:00Z">
        <w:r w:rsidRPr="007608BE">
          <w:rPr>
            <w:rFonts w:ascii="Times New Roman" w:hAnsi="Times New Roman" w:cs="Times New Roman"/>
          </w:rPr>
          <w:t xml:space="preserve">The GUI tasks we assigned </w:t>
        </w:r>
        <w:r>
          <w:rPr>
            <w:rFonts w:ascii="Times New Roman" w:hAnsi="Times New Roman" w:cs="Times New Roman"/>
          </w:rPr>
          <w:t>to each group</w:t>
        </w:r>
        <w:r w:rsidRPr="007608BE">
          <w:rPr>
            <w:rFonts w:ascii="Times New Roman" w:hAnsi="Times New Roman" w:cs="Times New Roman"/>
          </w:rPr>
          <w:t xml:space="preserve"> </w:t>
        </w:r>
        <w:r>
          <w:rPr>
            <w:rFonts w:ascii="Times New Roman" w:hAnsi="Times New Roman" w:cs="Times New Roman"/>
          </w:rPr>
          <w:t>are</w:t>
        </w:r>
        <w:r w:rsidRPr="007608BE">
          <w:rPr>
            <w:rFonts w:ascii="Times New Roman" w:hAnsi="Times New Roman" w:cs="Times New Roman"/>
          </w:rPr>
          <w:t xml:space="preserve"> in areas they </w:t>
        </w:r>
        <w:r>
          <w:rPr>
            <w:rFonts w:ascii="Times New Roman" w:hAnsi="Times New Roman" w:cs="Times New Roman"/>
          </w:rPr>
          <w:t>are</w:t>
        </w:r>
        <w:r w:rsidRPr="007608BE">
          <w:rPr>
            <w:rFonts w:ascii="Times New Roman" w:hAnsi="Times New Roman" w:cs="Times New Roman"/>
          </w:rPr>
          <w:t xml:space="preserve"> familiar with</w:t>
        </w:r>
        <w:r>
          <w:rPr>
            <w:rFonts w:ascii="Times New Roman" w:hAnsi="Times New Roman" w:cs="Times New Roman"/>
          </w:rPr>
          <w:t xml:space="preserve"> to ensure each group has comparable development experience.</w:t>
        </w:r>
      </w:moveTo>
      <w:commentRangeEnd w:id="57"/>
      <w:r>
        <w:rPr>
          <w:rStyle w:val="CommentReference"/>
        </w:rPr>
        <w:commentReference w:id="57"/>
      </w:r>
    </w:p>
    <w:moveToRangeEnd w:id="56"/>
    <w:p w14:paraId="408BC054" w14:textId="77777777" w:rsidR="00662DFE" w:rsidRDefault="00662DFE" w:rsidP="00101224">
      <w:pPr>
        <w:rPr>
          <w:rFonts w:ascii="Times New Roman" w:hAnsi="Times New Roman" w:cs="Times New Roman"/>
        </w:rPr>
      </w:pPr>
    </w:p>
    <w:p w14:paraId="035EF820" w14:textId="1A31A68B" w:rsidR="00862485" w:rsidRDefault="00685092" w:rsidP="00101224">
      <w:pPr>
        <w:rPr>
          <w:rFonts w:ascii="Times New Roman" w:hAnsi="Times New Roman" w:cs="Times New Roman"/>
        </w:rPr>
      </w:pPr>
      <w:commentRangeStart w:id="63"/>
      <w:r>
        <w:rPr>
          <w:rFonts w:ascii="Times New Roman" w:hAnsi="Times New Roman" w:cs="Times New Roman"/>
        </w:rPr>
        <w:t xml:space="preserve">The major </w:t>
      </w:r>
      <w:r w:rsidR="009A5AB7">
        <w:rPr>
          <w:rFonts w:ascii="Times New Roman" w:hAnsi="Times New Roman" w:cs="Times New Roman"/>
        </w:rPr>
        <w:t xml:space="preserve">threat to internal validity is </w:t>
      </w:r>
      <w:r w:rsidR="00804787" w:rsidRPr="00804787">
        <w:rPr>
          <w:rFonts w:ascii="Times New Roman" w:hAnsi="Times New Roman" w:cs="Times New Roman"/>
        </w:rPr>
        <w:t>that a potentially small number of GUIs are difficult to classify, and therefore difficult to convert appropriately according to the GUI category.</w:t>
      </w:r>
    </w:p>
    <w:p w14:paraId="7DCECFD3" w14:textId="1CCBBBD1" w:rsidR="00ED7782" w:rsidRDefault="00284161" w:rsidP="00101224">
      <w:pPr>
        <w:rPr>
          <w:rFonts w:ascii="Times New Roman" w:hAnsi="Times New Roman" w:cs="Times New Roman"/>
        </w:rPr>
      </w:pPr>
      <w:r w:rsidRPr="00284161">
        <w:rPr>
          <w:rFonts w:ascii="Times New Roman" w:hAnsi="Times New Roman" w:cs="Times New Roman"/>
        </w:rPr>
        <w:t>It's hard to categorize because there are some third-party designed GUIs, some company - and device-specific GUIs</w:t>
      </w:r>
      <w:r>
        <w:rPr>
          <w:rFonts w:ascii="Times New Roman" w:hAnsi="Times New Roman" w:cs="Times New Roman"/>
        </w:rPr>
        <w:t>.</w:t>
      </w:r>
      <w:r w:rsidR="007F4C08">
        <w:rPr>
          <w:rFonts w:ascii="Times New Roman" w:hAnsi="Times New Roman" w:cs="Times New Roman"/>
        </w:rPr>
        <w:t xml:space="preserve"> </w:t>
      </w:r>
      <w:r w:rsidR="007F4C08" w:rsidRPr="007F4C08">
        <w:rPr>
          <w:rFonts w:ascii="Times New Roman" w:hAnsi="Times New Roman" w:cs="Times New Roman"/>
        </w:rPr>
        <w:t>They are different from mainstream GUIs</w:t>
      </w:r>
      <w:r w:rsidR="007F4C08">
        <w:rPr>
          <w:rFonts w:ascii="Times New Roman" w:hAnsi="Times New Roman" w:cs="Times New Roman"/>
        </w:rPr>
        <w:t>.</w:t>
      </w:r>
    </w:p>
    <w:p w14:paraId="2C4C2878" w14:textId="65F146FA" w:rsidR="00C733C9" w:rsidRDefault="00C733C9" w:rsidP="00101224">
      <w:pPr>
        <w:rPr>
          <w:rFonts w:ascii="Times New Roman" w:hAnsi="Times New Roman" w:cs="Times New Roman"/>
        </w:rPr>
      </w:pPr>
      <w:r w:rsidRPr="00C733C9">
        <w:rPr>
          <w:rFonts w:ascii="Times New Roman" w:hAnsi="Times New Roman" w:cs="Times New Roman"/>
        </w:rPr>
        <w:t xml:space="preserve">In addition, we have already discussed this problem in Section </w:t>
      </w:r>
      <w:r>
        <w:rPr>
          <w:rFonts w:ascii="Times New Roman" w:hAnsi="Times New Roman" w:cs="Times New Roman"/>
        </w:rPr>
        <w:t>4.4</w:t>
      </w:r>
      <w:r w:rsidRPr="00C733C9">
        <w:rPr>
          <w:rFonts w:ascii="Times New Roman" w:hAnsi="Times New Roman" w:cs="Times New Roman"/>
        </w:rPr>
        <w:t xml:space="preserve">. Current data collection tools </w:t>
      </w:r>
      <w:r w:rsidR="00800AD2">
        <w:rPr>
          <w:rFonts w:ascii="Times New Roman" w:hAnsi="Times New Roman" w:cs="Times New Roman"/>
        </w:rPr>
        <w:t xml:space="preserve">(UI Automator) </w:t>
      </w:r>
      <w:r w:rsidRPr="00C733C9">
        <w:rPr>
          <w:rFonts w:ascii="Times New Roman" w:hAnsi="Times New Roman" w:cs="Times New Roman"/>
        </w:rPr>
        <w:t xml:space="preserve">cannot accurately obtain metadata of some third-party GUI and WebView </w:t>
      </w:r>
      <w:r w:rsidR="00800AD2">
        <w:rPr>
          <w:rFonts w:ascii="Times New Roman" w:hAnsi="Times New Roman" w:cs="Times New Roman"/>
        </w:rPr>
        <w:t>views</w:t>
      </w:r>
      <w:r w:rsidRPr="00C733C9">
        <w:rPr>
          <w:rFonts w:ascii="Times New Roman" w:hAnsi="Times New Roman" w:cs="Times New Roman"/>
        </w:rPr>
        <w:t>, which further makes it difficult to classify</w:t>
      </w:r>
      <w:r w:rsidR="00070424">
        <w:rPr>
          <w:rFonts w:ascii="Times New Roman" w:hAnsi="Times New Roman" w:cs="Times New Roman"/>
        </w:rPr>
        <w:t>.</w:t>
      </w:r>
    </w:p>
    <w:p w14:paraId="743CD2D0" w14:textId="0BA7750B" w:rsidR="00AA0F84" w:rsidRDefault="00E52F20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mitigate the validity, we </w:t>
      </w:r>
      <w:r w:rsidR="00BF3147">
        <w:rPr>
          <w:rFonts w:ascii="Times New Roman" w:hAnsi="Times New Roman" w:cs="Times New Roman"/>
        </w:rPr>
        <w:t>use Grid Layout as the default template to map these unrecognized GUI groups, which can be seen in Table 1.</w:t>
      </w:r>
    </w:p>
    <w:p w14:paraId="3241E843" w14:textId="325E3374" w:rsidR="00CD6BC4" w:rsidRDefault="003F337A" w:rsidP="00101224">
      <w:pPr>
        <w:rPr>
          <w:rFonts w:ascii="Times New Roman" w:hAnsi="Times New Roman" w:cs="Times New Roman"/>
        </w:rPr>
      </w:pPr>
      <w:r w:rsidRPr="003F337A">
        <w:rPr>
          <w:rFonts w:ascii="Times New Roman" w:hAnsi="Times New Roman" w:cs="Times New Roman"/>
        </w:rPr>
        <w:t xml:space="preserve">Grid Layout templates are card-like layout, which is </w:t>
      </w:r>
      <w:r w:rsidR="00226339" w:rsidRPr="003F337A">
        <w:rPr>
          <w:rFonts w:ascii="Times New Roman" w:hAnsi="Times New Roman" w:cs="Times New Roman"/>
        </w:rPr>
        <w:t>widely used</w:t>
      </w:r>
      <w:r w:rsidRPr="003F337A">
        <w:rPr>
          <w:rFonts w:ascii="Times New Roman" w:hAnsi="Times New Roman" w:cs="Times New Roman"/>
        </w:rPr>
        <w:t xml:space="preserve"> in current TV GUI</w:t>
      </w:r>
      <w:r>
        <w:rPr>
          <w:rFonts w:ascii="Times New Roman" w:hAnsi="Times New Roman" w:cs="Times New Roman"/>
        </w:rPr>
        <w:t>.</w:t>
      </w:r>
    </w:p>
    <w:p w14:paraId="17E9D410" w14:textId="71C0599F" w:rsidR="00226339" w:rsidRPr="00BC0292" w:rsidRDefault="00BC0292" w:rsidP="00101224">
      <w:pPr>
        <w:rPr>
          <w:rFonts w:ascii="Microsoft YaHei" w:eastAsia="Microsoft YaHei" w:hAnsi="Microsoft YaHei" w:cs="Microsoft YaHei"/>
        </w:rPr>
      </w:pPr>
      <w:r w:rsidRPr="00BC0292">
        <w:rPr>
          <w:rFonts w:ascii="Times New Roman" w:hAnsi="Times New Roman" w:cs="Times New Roman"/>
        </w:rPr>
        <w:t>It can ensure that the information of mobile phone is not lost after mapping and basically meet the user experience</w:t>
      </w:r>
      <w:r>
        <w:rPr>
          <w:rFonts w:ascii="Microsoft YaHei" w:eastAsia="Microsoft YaHei" w:hAnsi="Microsoft YaHei" w:cs="Microsoft YaHei" w:hint="eastAsia"/>
        </w:rPr>
        <w:t>.</w:t>
      </w:r>
    </w:p>
    <w:p w14:paraId="4384B91D" w14:textId="43B33C22" w:rsidR="00226339" w:rsidRDefault="00226339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</w:t>
      </w:r>
      <w:r w:rsidR="00BF73BC">
        <w:rPr>
          <w:rFonts w:ascii="Times New Roman" w:hAnsi="Times New Roman" w:cs="Times New Roman"/>
        </w:rPr>
        <w:t xml:space="preserve">threat to external validity is </w:t>
      </w:r>
      <w:r w:rsidR="00BD311D" w:rsidRPr="00BD311D">
        <w:rPr>
          <w:rFonts w:ascii="Times New Roman" w:hAnsi="Times New Roman" w:cs="Times New Roman"/>
        </w:rPr>
        <w:t>fragmentation of Android devices.</w:t>
      </w:r>
      <w:r w:rsidR="00506E7B">
        <w:rPr>
          <w:rFonts w:ascii="Times New Roman" w:hAnsi="Times New Roman" w:cs="Times New Roman"/>
        </w:rPr>
        <w:t xml:space="preserve"> </w:t>
      </w:r>
      <w:r w:rsidR="00506E7B" w:rsidRPr="00506E7B">
        <w:rPr>
          <w:rFonts w:ascii="Times New Roman" w:hAnsi="Times New Roman" w:cs="Times New Roman"/>
        </w:rPr>
        <w:t>The screen, OS version, and UI styles of Android devices are markedly different and difficult to unify</w:t>
      </w:r>
      <w:r w:rsidR="00506E7B">
        <w:rPr>
          <w:rFonts w:ascii="Times New Roman" w:hAnsi="Times New Roman" w:cs="Times New Roman"/>
        </w:rPr>
        <w:t>.</w:t>
      </w:r>
    </w:p>
    <w:p w14:paraId="4BA4E6C8" w14:textId="78605E8D" w:rsidR="00DB0696" w:rsidRDefault="00EB3362" w:rsidP="00101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mitigate this issue, we design language- and platform-free GUI DSL for code </w:t>
      </w:r>
      <w:r w:rsidR="0015698E">
        <w:rPr>
          <w:rFonts w:ascii="Times New Roman" w:hAnsi="Times New Roman" w:cs="Times New Roman"/>
        </w:rPr>
        <w:t>synthesis</w:t>
      </w:r>
      <w:r>
        <w:rPr>
          <w:rFonts w:ascii="Times New Roman" w:hAnsi="Times New Roman" w:cs="Times New Roman"/>
        </w:rPr>
        <w:t>.</w:t>
      </w:r>
    </w:p>
    <w:p w14:paraId="3463FD13" w14:textId="56DFCDFC" w:rsidR="0015698E" w:rsidRDefault="00A85F61" w:rsidP="00101224">
      <w:pPr>
        <w:rPr>
          <w:rFonts w:ascii="Times New Roman" w:hAnsi="Times New Roman" w:cs="Times New Roman"/>
        </w:rPr>
      </w:pPr>
      <w:r w:rsidRPr="00A85F61">
        <w:rPr>
          <w:rFonts w:ascii="Times New Roman" w:hAnsi="Times New Roman" w:cs="Times New Roman"/>
        </w:rPr>
        <w:t>The D</w:t>
      </w:r>
      <w:r w:rsidR="001E38EB">
        <w:rPr>
          <w:rFonts w:ascii="Times New Roman" w:hAnsi="Times New Roman" w:cs="Times New Roman"/>
        </w:rPr>
        <w:t>SL</w:t>
      </w:r>
      <w:r w:rsidRPr="00A85F61">
        <w:rPr>
          <w:rFonts w:ascii="Times New Roman" w:hAnsi="Times New Roman" w:cs="Times New Roman"/>
        </w:rPr>
        <w:t xml:space="preserve"> </w:t>
      </w:r>
      <w:r w:rsidR="001E38EB">
        <w:rPr>
          <w:rFonts w:ascii="Times New Roman" w:hAnsi="Times New Roman" w:cs="Times New Roman"/>
        </w:rPr>
        <w:t>c</w:t>
      </w:r>
      <w:r w:rsidRPr="00A85F61">
        <w:rPr>
          <w:rFonts w:ascii="Times New Roman" w:hAnsi="Times New Roman" w:cs="Times New Roman"/>
        </w:rPr>
        <w:t xml:space="preserve">ompiler pre-installed on the relevant TV converts the DSL into the TV version of the GUI based on the TV's </w:t>
      </w:r>
      <w:r>
        <w:rPr>
          <w:rFonts w:ascii="Times New Roman" w:hAnsi="Times New Roman" w:cs="Times New Roman" w:hint="eastAsia"/>
        </w:rPr>
        <w:t>p</w:t>
      </w:r>
      <w:r w:rsidRPr="00A85F61">
        <w:rPr>
          <w:rFonts w:ascii="Times New Roman" w:hAnsi="Times New Roman" w:cs="Times New Roman"/>
        </w:rPr>
        <w:t>roperties.</w:t>
      </w:r>
      <w:commentRangeEnd w:id="63"/>
      <w:r w:rsidR="009B54A5">
        <w:rPr>
          <w:rStyle w:val="CommentReference"/>
        </w:rPr>
        <w:commentReference w:id="63"/>
      </w:r>
    </w:p>
    <w:p w14:paraId="04DD3B39" w14:textId="77777777" w:rsidR="001E38EB" w:rsidRDefault="001E38EB" w:rsidP="00101224">
      <w:pPr>
        <w:rPr>
          <w:rFonts w:ascii="Times New Roman" w:hAnsi="Times New Roman" w:cs="Times New Roman"/>
        </w:rPr>
      </w:pPr>
    </w:p>
    <w:p w14:paraId="6084B10A" w14:textId="77777777" w:rsidR="00C733C9" w:rsidRDefault="00C733C9" w:rsidP="00101224">
      <w:pPr>
        <w:rPr>
          <w:rFonts w:ascii="Times New Roman" w:hAnsi="Times New Roman" w:cs="Times New Roman"/>
        </w:rPr>
      </w:pPr>
    </w:p>
    <w:p w14:paraId="53FA1199" w14:textId="77777777" w:rsidR="00862485" w:rsidRPr="00B84780" w:rsidRDefault="00862485" w:rsidP="00101224">
      <w:pPr>
        <w:rPr>
          <w:rFonts w:ascii="Times New Roman" w:hAnsi="Times New Roman" w:cs="Times New Roman"/>
        </w:rPr>
      </w:pPr>
    </w:p>
    <w:p w14:paraId="620F90E6" w14:textId="0A36B494" w:rsidR="00EA7C7A" w:rsidRPr="00B84780" w:rsidRDefault="007B4DE6" w:rsidP="00101224">
      <w:pPr>
        <w:rPr>
          <w:rFonts w:ascii="Times New Roman" w:hAnsi="Times New Roman" w:cs="Times New Roman"/>
          <w:b/>
          <w:bCs/>
        </w:rPr>
      </w:pPr>
      <w:r w:rsidRPr="00B84780">
        <w:rPr>
          <w:rFonts w:ascii="Times New Roman" w:hAnsi="Times New Roman" w:cs="Times New Roman"/>
          <w:b/>
          <w:bCs/>
        </w:rPr>
        <w:t># Public tool or dataset (R3Q1)</w:t>
      </w:r>
    </w:p>
    <w:p w14:paraId="107DC83F" w14:textId="0E134F9F" w:rsidR="002E054D" w:rsidRPr="00D3778D" w:rsidRDefault="00E60707" w:rsidP="00101224">
      <w:pPr>
        <w:rPr>
          <w:rFonts w:ascii="Times New Roman" w:hAnsi="Times New Roman" w:cs="Times New Roman"/>
        </w:rPr>
      </w:pPr>
      <w:r w:rsidRPr="00D3778D">
        <w:rPr>
          <w:rFonts w:ascii="Times New Roman" w:hAnsi="Times New Roman" w:cs="Times New Roman"/>
        </w:rPr>
        <w:t xml:space="preserve">We will </w:t>
      </w:r>
      <w:r w:rsidR="0070222C" w:rsidRPr="00D3778D">
        <w:rPr>
          <w:rFonts w:ascii="Times New Roman" w:hAnsi="Times New Roman" w:cs="Times New Roman"/>
        </w:rPr>
        <w:t>share</w:t>
      </w:r>
      <w:r w:rsidRPr="00D3778D">
        <w:rPr>
          <w:rFonts w:ascii="Times New Roman" w:hAnsi="Times New Roman" w:cs="Times New Roman"/>
        </w:rPr>
        <w:t xml:space="preserve"> our tools and core algorithm code when our papers are accepted.</w:t>
      </w:r>
      <w:r w:rsidR="002E054D" w:rsidRPr="00D3778D">
        <w:rPr>
          <w:rFonts w:ascii="Times New Roman" w:hAnsi="Times New Roman" w:cs="Times New Roman"/>
        </w:rPr>
        <w:t xml:space="preserve"> </w:t>
      </w:r>
    </w:p>
    <w:p w14:paraId="232249C7" w14:textId="75752FA1" w:rsidR="00C950D8" w:rsidRPr="00B84780" w:rsidRDefault="00C950D8" w:rsidP="00101224">
      <w:pPr>
        <w:rPr>
          <w:rFonts w:ascii="Times New Roman" w:hAnsi="Times New Roman" w:cs="Times New Roman"/>
        </w:rPr>
      </w:pPr>
    </w:p>
    <w:p w14:paraId="2BB1399D" w14:textId="66EE9CDC" w:rsidR="00C950D8" w:rsidRPr="00B84780" w:rsidRDefault="00C950D8" w:rsidP="00101224">
      <w:pPr>
        <w:rPr>
          <w:rFonts w:ascii="Times New Roman" w:hAnsi="Times New Roman" w:cs="Times New Roman"/>
          <w:b/>
          <w:bCs/>
        </w:rPr>
      </w:pPr>
      <w:commentRangeStart w:id="65"/>
      <w:r w:rsidRPr="00B84780">
        <w:rPr>
          <w:rFonts w:ascii="Times New Roman" w:hAnsi="Times New Roman" w:cs="Times New Roman"/>
          <w:b/>
          <w:bCs/>
        </w:rPr>
        <w:t xml:space="preserve"># </w:t>
      </w:r>
      <w:r w:rsidR="00DE5C42" w:rsidRPr="00DE5C42">
        <w:rPr>
          <w:rFonts w:ascii="Times New Roman" w:hAnsi="Times New Roman" w:cs="Times New Roman"/>
          <w:b/>
          <w:bCs/>
        </w:rPr>
        <w:t xml:space="preserve">Tool implementation </w:t>
      </w:r>
      <w:r w:rsidR="00BF614E" w:rsidRPr="00DE5C42">
        <w:rPr>
          <w:rFonts w:ascii="Times New Roman" w:hAnsi="Times New Roman" w:cs="Times New Roman"/>
          <w:b/>
          <w:bCs/>
        </w:rPr>
        <w:t>details</w:t>
      </w:r>
      <w:r w:rsidR="00BF614E">
        <w:rPr>
          <w:rFonts w:ascii="Times New Roman" w:hAnsi="Times New Roman" w:cs="Times New Roman"/>
          <w:b/>
          <w:bCs/>
        </w:rPr>
        <w:t xml:space="preserve"> (</w:t>
      </w:r>
      <w:r w:rsidRPr="00B84780">
        <w:rPr>
          <w:rFonts w:ascii="Times New Roman" w:hAnsi="Times New Roman" w:cs="Times New Roman"/>
          <w:b/>
          <w:bCs/>
        </w:rPr>
        <w:t>R1Q1</w:t>
      </w:r>
      <w:r w:rsidR="00F70AF8" w:rsidRPr="00B84780">
        <w:rPr>
          <w:rFonts w:ascii="Times New Roman" w:hAnsi="Times New Roman" w:cs="Times New Roman"/>
          <w:b/>
          <w:bCs/>
        </w:rPr>
        <w:t>, R1Q2</w:t>
      </w:r>
      <w:commentRangeEnd w:id="65"/>
      <w:r w:rsidR="00DE5C42">
        <w:rPr>
          <w:rFonts w:ascii="Times New Roman" w:hAnsi="Times New Roman" w:cs="Times New Roman"/>
          <w:b/>
          <w:bCs/>
        </w:rPr>
        <w:t>)</w:t>
      </w:r>
      <w:r w:rsidR="00FC078C" w:rsidRPr="00B84780">
        <w:rPr>
          <w:rStyle w:val="CommentReference"/>
          <w:rFonts w:ascii="Times New Roman" w:hAnsi="Times New Roman" w:cs="Times New Roman"/>
        </w:rPr>
        <w:commentReference w:id="65"/>
      </w:r>
    </w:p>
    <w:p w14:paraId="37788E82" w14:textId="77777777" w:rsidR="00DA5331" w:rsidRPr="00314832" w:rsidRDefault="00AB5BAA" w:rsidP="00101224">
      <w:pPr>
        <w:rPr>
          <w:rFonts w:ascii="Times New Roman" w:hAnsi="Times New Roman" w:cs="Times New Roman"/>
        </w:rPr>
      </w:pPr>
      <w:r w:rsidRPr="00314832">
        <w:rPr>
          <w:rFonts w:ascii="Times New Roman" w:hAnsi="Times New Roman" w:cs="Times New Roman"/>
        </w:rPr>
        <w:t xml:space="preserve">We explain </w:t>
      </w:r>
      <w:r w:rsidR="00E358FD" w:rsidRPr="00314832">
        <w:rPr>
          <w:rFonts w:ascii="Times New Roman" w:hAnsi="Times New Roman" w:cs="Times New Roman"/>
        </w:rPr>
        <w:t xml:space="preserve">how we implement the tool in section 3.5. </w:t>
      </w:r>
    </w:p>
    <w:p w14:paraId="14FE18BA" w14:textId="558A58AB" w:rsidR="00AE61DE" w:rsidRPr="00314832" w:rsidRDefault="00E358FD" w:rsidP="00101224">
      <w:pPr>
        <w:rPr>
          <w:rFonts w:ascii="Times New Roman" w:hAnsi="Times New Roman" w:cs="Times New Roman"/>
        </w:rPr>
      </w:pPr>
      <w:r w:rsidRPr="00314832">
        <w:rPr>
          <w:rFonts w:ascii="Times New Roman" w:hAnsi="Times New Roman" w:cs="Times New Roman"/>
        </w:rPr>
        <w:t>We pre-install a DSL compiler in the TV devices.</w:t>
      </w:r>
    </w:p>
    <w:p w14:paraId="2B86A540" w14:textId="5560A6C1" w:rsidR="00E358FD" w:rsidRPr="00314832" w:rsidRDefault="00E358FD" w:rsidP="00101224">
      <w:pPr>
        <w:rPr>
          <w:rFonts w:ascii="Times New Roman" w:hAnsi="Times New Roman" w:cs="Times New Roman"/>
        </w:rPr>
      </w:pPr>
      <w:r w:rsidRPr="00314832">
        <w:rPr>
          <w:rFonts w:ascii="Times New Roman" w:hAnsi="Times New Roman" w:cs="Times New Roman"/>
        </w:rPr>
        <w:t>The compiler will generate new TV GUIs according to received DSL.</w:t>
      </w:r>
    </w:p>
    <w:p w14:paraId="77EA2987" w14:textId="200FFDE0" w:rsidR="00E358FD" w:rsidRPr="00314832" w:rsidRDefault="00515E77" w:rsidP="00101224">
      <w:pPr>
        <w:rPr>
          <w:rFonts w:ascii="Times New Roman" w:hAnsi="Times New Roman" w:cs="Times New Roman"/>
        </w:rPr>
      </w:pPr>
      <w:r w:rsidRPr="00314832">
        <w:rPr>
          <w:rFonts w:ascii="Times New Roman" w:hAnsi="Times New Roman" w:cs="Times New Roman"/>
        </w:rPr>
        <w:t>Our tool is for software developers, so developers can customize mobile input to the TV version of input during development.</w:t>
      </w:r>
    </w:p>
    <w:p w14:paraId="150A91F3" w14:textId="26788557" w:rsidR="00C950D8" w:rsidRPr="00314832" w:rsidRDefault="00E369D7" w:rsidP="00101224">
      <w:pPr>
        <w:rPr>
          <w:rFonts w:ascii="Times New Roman" w:hAnsi="Times New Roman" w:cs="Times New Roman"/>
        </w:rPr>
      </w:pPr>
      <w:r w:rsidRPr="00314832">
        <w:rPr>
          <w:rFonts w:ascii="Times New Roman" w:hAnsi="Times New Roman" w:cs="Times New Roman"/>
        </w:rPr>
        <w:t>Please note that our work is currently only looking at apps, not games.</w:t>
      </w:r>
    </w:p>
    <w:p w14:paraId="437A76DD" w14:textId="77777777" w:rsidR="002E054D" w:rsidRPr="00B84780" w:rsidRDefault="002E054D" w:rsidP="00101224">
      <w:pPr>
        <w:rPr>
          <w:rFonts w:ascii="Times New Roman" w:hAnsi="Times New Roman" w:cs="Times New Roman"/>
        </w:rPr>
      </w:pPr>
    </w:p>
    <w:p w14:paraId="3B1CEF38" w14:textId="77777777" w:rsidR="00101224" w:rsidRPr="00B84780" w:rsidRDefault="00101224" w:rsidP="00F206C0">
      <w:pPr>
        <w:rPr>
          <w:rFonts w:ascii="Times New Roman" w:hAnsi="Times New Roman" w:cs="Times New Roman"/>
        </w:rPr>
      </w:pPr>
    </w:p>
    <w:p w14:paraId="2C09A7F2" w14:textId="77777777" w:rsidR="002F33B8" w:rsidRPr="00B84780" w:rsidRDefault="002F33B8" w:rsidP="00F206C0">
      <w:pPr>
        <w:rPr>
          <w:rFonts w:ascii="Times New Roman" w:hAnsi="Times New Roman" w:cs="Times New Roman"/>
        </w:rPr>
      </w:pPr>
    </w:p>
    <w:p w14:paraId="049E276B" w14:textId="25456FB2" w:rsidR="009B3629" w:rsidRPr="00B84780" w:rsidRDefault="009B3629" w:rsidP="00F206C0">
      <w:pPr>
        <w:rPr>
          <w:rFonts w:ascii="Times New Roman" w:hAnsi="Times New Roman" w:cs="Times New Roman"/>
        </w:rPr>
      </w:pPr>
    </w:p>
    <w:p w14:paraId="2BD68014" w14:textId="75F1F402" w:rsidR="006B5DE0" w:rsidRPr="00B84780" w:rsidRDefault="006B5DE0">
      <w:pPr>
        <w:rPr>
          <w:rFonts w:ascii="Times New Roman" w:hAnsi="Times New Roman" w:cs="Times New Roman"/>
        </w:rPr>
      </w:pPr>
    </w:p>
    <w:sectPr w:rsidR="006B5DE0" w:rsidRPr="00B84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Chunyang Chen" w:date="2022-05-14T17:49:00Z" w:initials="#C">
    <w:p w14:paraId="4FC18925" w14:textId="3BED215A" w:rsidR="00F71263" w:rsidRDefault="00F71263">
      <w:pPr>
        <w:pStyle w:val="CommentText"/>
      </w:pPr>
      <w:r>
        <w:rPr>
          <w:rStyle w:val="CommentReference"/>
        </w:rPr>
        <w:annotationRef/>
      </w:r>
      <w:r>
        <w:t>Please summarize reviewers’ questions in simple words.</w:t>
      </w:r>
    </w:p>
  </w:comment>
  <w:comment w:id="9" w:author="Chunyang Chen [3]" w:date="2022-05-14T17:51:00Z" w:initials="#C">
    <w:p w14:paraId="3E537542" w14:textId="19017353" w:rsidR="00F71263" w:rsidRDefault="00F71263">
      <w:pPr>
        <w:pStyle w:val="CommentText"/>
      </w:pPr>
      <w:r>
        <w:rPr>
          <w:rStyle w:val="CommentReference"/>
        </w:rPr>
        <w:annotationRef/>
      </w:r>
      <w:r>
        <w:t>Do not just copy paste words from the paper. Reviewers know it very well from the paper</w:t>
      </w:r>
    </w:p>
  </w:comment>
  <w:comment w:id="13" w:author="Chunyang Chen [4]" w:date="2022-05-14T17:50:00Z" w:initials="#C">
    <w:p w14:paraId="08D2BBEF" w14:textId="3396E171" w:rsidR="00F71263" w:rsidRDefault="00F71263">
      <w:pPr>
        <w:pStyle w:val="CommentText"/>
      </w:pPr>
      <w:r>
        <w:rPr>
          <w:rStyle w:val="CommentReference"/>
        </w:rPr>
        <w:annotationRef/>
      </w:r>
      <w:r>
        <w:t>Do not need “Page 17”, tell what the approach is, not A, B, C. Make it more compact.</w:t>
      </w:r>
    </w:p>
  </w:comment>
  <w:comment w:id="14" w:author="Chunyang Chen [2]" w:date="2022-05-14T17:52:00Z" w:initials="#C">
    <w:p w14:paraId="0A072E70" w14:textId="38EB6CEC" w:rsidR="00B13403" w:rsidRDefault="00B13403">
      <w:pPr>
        <w:pStyle w:val="CommentText"/>
      </w:pPr>
      <w:r>
        <w:rPr>
          <w:rStyle w:val="CommentReference"/>
        </w:rPr>
        <w:annotationRef/>
      </w:r>
      <w:r>
        <w:t>When telling the reasons why our model outperforms other baselines, please use examples as the evidence to help understand. Not separate the reasons and examples.</w:t>
      </w:r>
    </w:p>
  </w:comment>
  <w:comment w:id="20" w:author="Chunyang Chen [5]" w:date="2022-05-14T17:56:00Z" w:initials="#C">
    <w:p w14:paraId="3FD1E993" w14:textId="292FC5B5" w:rsidR="00DD5093" w:rsidRDefault="00DD5093">
      <w:pPr>
        <w:pStyle w:val="CommentText"/>
      </w:pPr>
      <w:r>
        <w:rPr>
          <w:rStyle w:val="CommentReference"/>
        </w:rPr>
        <w:annotationRef/>
      </w:r>
      <w:r>
        <w:t>Any reference from our submitted paper.</w:t>
      </w:r>
    </w:p>
  </w:comment>
  <w:comment w:id="31" w:author="Chunyang Chen [6]" w:date="2022-05-14T17:58:00Z" w:initials="#C">
    <w:p w14:paraId="3B8372B9" w14:textId="77777777" w:rsidR="00BC1083" w:rsidRDefault="00BC1083">
      <w:pPr>
        <w:pStyle w:val="CommentText"/>
      </w:pPr>
      <w:r>
        <w:rPr>
          <w:rStyle w:val="CommentReference"/>
        </w:rPr>
        <w:annotationRef/>
      </w:r>
      <w:r>
        <w:t>You misunderstand the question. He is not attacking the validity of the experiment, but mentioning the concern of the size of data. You should:</w:t>
      </w:r>
    </w:p>
    <w:p w14:paraId="01AC2DF9" w14:textId="77777777" w:rsidR="00BC1083" w:rsidRDefault="00BC1083" w:rsidP="00BC1083">
      <w:pPr>
        <w:pStyle w:val="CommentText"/>
        <w:numPr>
          <w:ilvl w:val="0"/>
          <w:numId w:val="2"/>
        </w:numPr>
      </w:pPr>
      <w:r>
        <w:t xml:space="preserve"> Tell the difficulty of carrying out large-scale user study;</w:t>
      </w:r>
    </w:p>
    <w:p w14:paraId="12AB3B26" w14:textId="7937EB0E" w:rsidR="00BC1083" w:rsidRDefault="00BC1083" w:rsidP="00BC1083">
      <w:pPr>
        <w:pStyle w:val="CommentText"/>
        <w:numPr>
          <w:ilvl w:val="0"/>
          <w:numId w:val="2"/>
        </w:numPr>
      </w:pPr>
      <w:r>
        <w:t>Give the qualitative results.</w:t>
      </w:r>
    </w:p>
  </w:comment>
  <w:comment w:id="50" w:author="Chunyang Chen [7]" w:date="2022-05-14T18:02:00Z" w:initials="#C">
    <w:p w14:paraId="13F0A9ED" w14:textId="001597B7" w:rsidR="00BC1083" w:rsidRDefault="00BC1083">
      <w:pPr>
        <w:pStyle w:val="CommentText"/>
      </w:pPr>
      <w:r>
        <w:rPr>
          <w:rStyle w:val="CommentReference"/>
        </w:rPr>
        <w:annotationRef/>
      </w:r>
      <w:r>
        <w:t>Please add more analysis of user study.</w:t>
      </w:r>
    </w:p>
  </w:comment>
  <w:comment w:id="53" w:author="Chunyang Chen [9]" w:date="2022-05-13T18:27:00Z" w:initials="#C">
    <w:p w14:paraId="111BDE38" w14:textId="209BE052" w:rsidR="004D19CD" w:rsidRDefault="004D19CD">
      <w:pPr>
        <w:pStyle w:val="CommentText"/>
      </w:pPr>
      <w:r>
        <w:rPr>
          <w:rStyle w:val="CommentReference"/>
        </w:rPr>
        <w:annotationRef/>
      </w:r>
      <w:r>
        <w:t>Please check other papers about writing threat to validity including internal and external threats. And our strategy to mitigate it in the current paper.</w:t>
      </w:r>
      <w:r w:rsidR="00D745A7">
        <w:t xml:space="preserve"> You can learn from Sidong or Han Wang about this.</w:t>
      </w:r>
    </w:p>
  </w:comment>
  <w:comment w:id="57" w:author="Chunyang Chen [8]" w:date="2022-05-14T18:03:00Z" w:initials="#C">
    <w:p w14:paraId="2B37012B" w14:textId="1E76E7B8" w:rsidR="00662DFE" w:rsidRDefault="00662DFE">
      <w:pPr>
        <w:pStyle w:val="CommentText"/>
      </w:pPr>
      <w:r>
        <w:rPr>
          <w:rStyle w:val="CommentReference"/>
        </w:rPr>
        <w:annotationRef/>
      </w:r>
      <w:r>
        <w:t>We use the strategy to mitigate bias:</w:t>
      </w:r>
    </w:p>
    <w:p w14:paraId="46E9B6CA" w14:textId="51AC8579" w:rsidR="00662DFE" w:rsidRDefault="00662DFE" w:rsidP="00662DFE">
      <w:pPr>
        <w:pStyle w:val="CommentText"/>
        <w:numPr>
          <w:ilvl w:val="0"/>
          <w:numId w:val="3"/>
        </w:numPr>
      </w:pPr>
      <w:r>
        <w:t xml:space="preserve"> Same capability of participants across the group.</w:t>
      </w:r>
    </w:p>
    <w:p w14:paraId="4BF47602" w14:textId="77777777" w:rsidR="00662DFE" w:rsidRDefault="00662DFE" w:rsidP="00662DFE">
      <w:pPr>
        <w:pStyle w:val="CommentText"/>
        <w:numPr>
          <w:ilvl w:val="0"/>
          <w:numId w:val="3"/>
        </w:numPr>
      </w:pPr>
      <w:r>
        <w:t xml:space="preserve"> Do not tell which method is ours.</w:t>
      </w:r>
    </w:p>
    <w:p w14:paraId="09E1FFE2" w14:textId="77777777" w:rsidR="00662DFE" w:rsidRDefault="00662DFE" w:rsidP="00662DFE">
      <w:pPr>
        <w:pStyle w:val="CommentText"/>
        <w:numPr>
          <w:ilvl w:val="0"/>
          <w:numId w:val="3"/>
        </w:numPr>
      </w:pPr>
      <w:r>
        <w:t xml:space="preserve"> The participants are from diverse background</w:t>
      </w:r>
    </w:p>
    <w:p w14:paraId="7A85CD69" w14:textId="5D1BEA4A" w:rsidR="00662DFE" w:rsidRDefault="00662DFE" w:rsidP="00662DFE">
      <w:pPr>
        <w:pStyle w:val="CommentText"/>
      </w:pPr>
      <w:r>
        <w:t>Please write in more details with formal language.</w:t>
      </w:r>
    </w:p>
  </w:comment>
  <w:comment w:id="63" w:author="Chunyang Chen [10]" w:date="2022-05-14T18:06:00Z" w:initials="#C">
    <w:p w14:paraId="151E8C35" w14:textId="19A30842" w:rsidR="009B54A5" w:rsidRDefault="009B54A5">
      <w:pPr>
        <w:pStyle w:val="CommentText"/>
      </w:pPr>
      <w:r>
        <w:rPr>
          <w:rStyle w:val="CommentReference"/>
        </w:rPr>
        <w:annotationRef/>
      </w:r>
      <w:r>
        <w:t xml:space="preserve">Too much, please make it </w:t>
      </w:r>
      <w:r>
        <w:t>compact!</w:t>
      </w:r>
      <w:bookmarkStart w:id="64" w:name="_GoBack"/>
      <w:bookmarkEnd w:id="64"/>
    </w:p>
  </w:comment>
  <w:comment w:id="65" w:author="Chunyang Chen [9]" w:date="2022-05-13T18:28:00Z" w:initials="#C">
    <w:p w14:paraId="27CCEAB3" w14:textId="12BB8EAD" w:rsidR="00FC078C" w:rsidRDefault="00FC078C">
      <w:pPr>
        <w:pStyle w:val="CommentText"/>
      </w:pPr>
      <w:r>
        <w:rPr>
          <w:rStyle w:val="CommentReference"/>
        </w:rPr>
        <w:annotationRef/>
      </w:r>
      <w:r>
        <w:t>Give summarization of the question. BTW, if we have space, please also answers issues in reviewers’ detailed comments while not in questions!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FC18925" w15:done="0"/>
  <w15:commentEx w15:paraId="3E537542" w15:done="0"/>
  <w15:commentEx w15:paraId="08D2BBEF" w15:done="0"/>
  <w15:commentEx w15:paraId="0A072E70" w15:done="0"/>
  <w15:commentEx w15:paraId="3FD1E993" w15:done="0"/>
  <w15:commentEx w15:paraId="12AB3B26" w15:done="0"/>
  <w15:commentEx w15:paraId="13F0A9ED" w15:done="0"/>
  <w15:commentEx w15:paraId="111BDE38" w15:done="0"/>
  <w15:commentEx w15:paraId="7A85CD69" w15:done="0"/>
  <w15:commentEx w15:paraId="151E8C35" w15:done="0"/>
  <w15:commentEx w15:paraId="27CCEA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2920B9" w16cex:dateUtc="2022-05-13T08:23:00Z"/>
  <w16cex:commentExtensible w16cex:durableId="26292183" w16cex:dateUtc="2022-05-13T08:27:00Z"/>
  <w16cex:commentExtensible w16cex:durableId="262921DF" w16cex:dateUtc="2022-05-13T08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FC18925" w16cid:durableId="262A6A26"/>
  <w16cid:commentId w16cid:paraId="3E537542" w16cid:durableId="262A6A96"/>
  <w16cid:commentId w16cid:paraId="08D2BBEF" w16cid:durableId="262A6A53"/>
  <w16cid:commentId w16cid:paraId="0A072E70" w16cid:durableId="262A6ACD"/>
  <w16cid:commentId w16cid:paraId="3FD1E993" w16cid:durableId="262A6BDE"/>
  <w16cid:commentId w16cid:paraId="12AB3B26" w16cid:durableId="262A6C58"/>
  <w16cid:commentId w16cid:paraId="13F0A9ED" w16cid:durableId="262A6D22"/>
  <w16cid:commentId w16cid:paraId="111BDE38" w16cid:durableId="26292183"/>
  <w16cid:commentId w16cid:paraId="7A85CD69" w16cid:durableId="262A6D8E"/>
  <w16cid:commentId w16cid:paraId="151E8C35" w16cid:durableId="262A6E1C"/>
  <w16cid:commentId w16cid:paraId="27CCEAB3" w16cid:durableId="262921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F105F"/>
    <w:multiLevelType w:val="hybridMultilevel"/>
    <w:tmpl w:val="BC302F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7383F"/>
    <w:multiLevelType w:val="hybridMultilevel"/>
    <w:tmpl w:val="A15009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94E6E"/>
    <w:multiLevelType w:val="hybridMultilevel"/>
    <w:tmpl w:val="62909E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hunyang Chen">
    <w15:presenceInfo w15:providerId="AD" w15:userId="S-1-5-21-948756243-734778046-674738317-1099833"/>
  </w15:person>
  <w15:person w15:author="Chunyang Chen [2]">
    <w15:presenceInfo w15:providerId="AD" w15:userId="S-1-5-21-948756243-734778046-674738317-1099833"/>
  </w15:person>
  <w15:person w15:author="Chunyang Chen [3]">
    <w15:presenceInfo w15:providerId="AD" w15:userId="S-1-5-21-948756243-734778046-674738317-1099833"/>
  </w15:person>
  <w15:person w15:author="Chunyang Chen [4]">
    <w15:presenceInfo w15:providerId="AD" w15:userId="S-1-5-21-948756243-734778046-674738317-1099833"/>
  </w15:person>
  <w15:person w15:author="Chunyang Chen [5]">
    <w15:presenceInfo w15:providerId="AD" w15:userId="S-1-5-21-948756243-734778046-674738317-1099833"/>
  </w15:person>
  <w15:person w15:author="Chunyang Chen [6]">
    <w15:presenceInfo w15:providerId="AD" w15:userId="S-1-5-21-948756243-734778046-674738317-1099833"/>
  </w15:person>
  <w15:person w15:author="Chunyang Chen [7]">
    <w15:presenceInfo w15:providerId="AD" w15:userId="S-1-5-21-948756243-734778046-674738317-1099833"/>
  </w15:person>
  <w15:person w15:author="Chunyang Chen [8]">
    <w15:presenceInfo w15:providerId="AD" w15:userId="S-1-5-21-948756243-734778046-674738317-1099833"/>
  </w15:person>
  <w15:person w15:author="Chunyang Chen [9]">
    <w15:presenceInfo w15:providerId="AD" w15:userId="S-1-5-21-948756243-734778046-674738317-1099833"/>
  </w15:person>
  <w15:person w15:author="Chunyang Chen [10]">
    <w15:presenceInfo w15:providerId="AD" w15:userId="S-1-5-21-948756243-734778046-674738317-10998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M0MDYxNDU0MDQwNzRR0lEKTi0uzszPAykwqgUAFjFK2ywAAAA="/>
  </w:docVars>
  <w:rsids>
    <w:rsidRoot w:val="005B24EB"/>
    <w:rsid w:val="00013719"/>
    <w:rsid w:val="00040809"/>
    <w:rsid w:val="00045F6E"/>
    <w:rsid w:val="000536A6"/>
    <w:rsid w:val="00070424"/>
    <w:rsid w:val="000A6466"/>
    <w:rsid w:val="000B20CE"/>
    <w:rsid w:val="000E463C"/>
    <w:rsid w:val="00101224"/>
    <w:rsid w:val="001074E6"/>
    <w:rsid w:val="00113AE8"/>
    <w:rsid w:val="00114876"/>
    <w:rsid w:val="00116A8D"/>
    <w:rsid w:val="00117BC2"/>
    <w:rsid w:val="001224F2"/>
    <w:rsid w:val="00123133"/>
    <w:rsid w:val="0013351A"/>
    <w:rsid w:val="00140682"/>
    <w:rsid w:val="0014441A"/>
    <w:rsid w:val="0015119F"/>
    <w:rsid w:val="00155176"/>
    <w:rsid w:val="0015698E"/>
    <w:rsid w:val="00156A73"/>
    <w:rsid w:val="001575B0"/>
    <w:rsid w:val="001731E9"/>
    <w:rsid w:val="001767A3"/>
    <w:rsid w:val="00186684"/>
    <w:rsid w:val="001A548B"/>
    <w:rsid w:val="001B31D8"/>
    <w:rsid w:val="001E38EB"/>
    <w:rsid w:val="001F086C"/>
    <w:rsid w:val="001F168D"/>
    <w:rsid w:val="001F1C94"/>
    <w:rsid w:val="00201EA4"/>
    <w:rsid w:val="00220FB3"/>
    <w:rsid w:val="00221998"/>
    <w:rsid w:val="00226339"/>
    <w:rsid w:val="002304E9"/>
    <w:rsid w:val="0028022A"/>
    <w:rsid w:val="00284161"/>
    <w:rsid w:val="0028443B"/>
    <w:rsid w:val="00290E67"/>
    <w:rsid w:val="002A0F13"/>
    <w:rsid w:val="002D3AF4"/>
    <w:rsid w:val="002D4DDE"/>
    <w:rsid w:val="002E054D"/>
    <w:rsid w:val="002F33B8"/>
    <w:rsid w:val="00314832"/>
    <w:rsid w:val="00336588"/>
    <w:rsid w:val="003410E1"/>
    <w:rsid w:val="003456FA"/>
    <w:rsid w:val="0035024A"/>
    <w:rsid w:val="00355166"/>
    <w:rsid w:val="00367011"/>
    <w:rsid w:val="003A2B3E"/>
    <w:rsid w:val="003A2F1E"/>
    <w:rsid w:val="003B5AFE"/>
    <w:rsid w:val="003F337A"/>
    <w:rsid w:val="00406F8E"/>
    <w:rsid w:val="00424A6F"/>
    <w:rsid w:val="004409C7"/>
    <w:rsid w:val="004478C5"/>
    <w:rsid w:val="00485494"/>
    <w:rsid w:val="004C0E95"/>
    <w:rsid w:val="004D19CD"/>
    <w:rsid w:val="004D1BB9"/>
    <w:rsid w:val="004F0EB6"/>
    <w:rsid w:val="004F0F99"/>
    <w:rsid w:val="00506E7B"/>
    <w:rsid w:val="00515E77"/>
    <w:rsid w:val="0051657C"/>
    <w:rsid w:val="00523299"/>
    <w:rsid w:val="00530850"/>
    <w:rsid w:val="00550793"/>
    <w:rsid w:val="0056472D"/>
    <w:rsid w:val="005A05C4"/>
    <w:rsid w:val="005A5CFC"/>
    <w:rsid w:val="005B24EB"/>
    <w:rsid w:val="005F5E43"/>
    <w:rsid w:val="005F6EF7"/>
    <w:rsid w:val="00613F7A"/>
    <w:rsid w:val="00637F16"/>
    <w:rsid w:val="0064332D"/>
    <w:rsid w:val="006510C8"/>
    <w:rsid w:val="00657122"/>
    <w:rsid w:val="00662DFE"/>
    <w:rsid w:val="00663758"/>
    <w:rsid w:val="0068007F"/>
    <w:rsid w:val="00681900"/>
    <w:rsid w:val="00685092"/>
    <w:rsid w:val="0069486D"/>
    <w:rsid w:val="00694CA8"/>
    <w:rsid w:val="006B3D41"/>
    <w:rsid w:val="006B43A1"/>
    <w:rsid w:val="006B5DE0"/>
    <w:rsid w:val="006D67FF"/>
    <w:rsid w:val="0070222C"/>
    <w:rsid w:val="00712179"/>
    <w:rsid w:val="0072322D"/>
    <w:rsid w:val="00733B92"/>
    <w:rsid w:val="00745D4C"/>
    <w:rsid w:val="00752E26"/>
    <w:rsid w:val="007608BE"/>
    <w:rsid w:val="0076507B"/>
    <w:rsid w:val="00786FD8"/>
    <w:rsid w:val="007B4DE6"/>
    <w:rsid w:val="007B679F"/>
    <w:rsid w:val="007B6966"/>
    <w:rsid w:val="007F4C08"/>
    <w:rsid w:val="00800AD2"/>
    <w:rsid w:val="00804787"/>
    <w:rsid w:val="0081207C"/>
    <w:rsid w:val="00830163"/>
    <w:rsid w:val="00851ACA"/>
    <w:rsid w:val="00852AED"/>
    <w:rsid w:val="00862485"/>
    <w:rsid w:val="0088359D"/>
    <w:rsid w:val="00895C86"/>
    <w:rsid w:val="008A1F60"/>
    <w:rsid w:val="008C08A0"/>
    <w:rsid w:val="00903C63"/>
    <w:rsid w:val="00912332"/>
    <w:rsid w:val="0092574C"/>
    <w:rsid w:val="00940C22"/>
    <w:rsid w:val="00944853"/>
    <w:rsid w:val="00947FEC"/>
    <w:rsid w:val="009641E5"/>
    <w:rsid w:val="00985984"/>
    <w:rsid w:val="009907EE"/>
    <w:rsid w:val="009A5AB7"/>
    <w:rsid w:val="009B0B61"/>
    <w:rsid w:val="009B3629"/>
    <w:rsid w:val="009B54A5"/>
    <w:rsid w:val="009B6540"/>
    <w:rsid w:val="00A05C4C"/>
    <w:rsid w:val="00A27D95"/>
    <w:rsid w:val="00A305A0"/>
    <w:rsid w:val="00A30A40"/>
    <w:rsid w:val="00A53B4D"/>
    <w:rsid w:val="00A57D44"/>
    <w:rsid w:val="00A63C14"/>
    <w:rsid w:val="00A655D5"/>
    <w:rsid w:val="00A85F61"/>
    <w:rsid w:val="00A8770E"/>
    <w:rsid w:val="00A90802"/>
    <w:rsid w:val="00AA0F84"/>
    <w:rsid w:val="00AA16D0"/>
    <w:rsid w:val="00AB5BAA"/>
    <w:rsid w:val="00AD2359"/>
    <w:rsid w:val="00AE235B"/>
    <w:rsid w:val="00AE28DA"/>
    <w:rsid w:val="00AE61DE"/>
    <w:rsid w:val="00AE6891"/>
    <w:rsid w:val="00B13403"/>
    <w:rsid w:val="00B23690"/>
    <w:rsid w:val="00B32C8F"/>
    <w:rsid w:val="00B84780"/>
    <w:rsid w:val="00B92E60"/>
    <w:rsid w:val="00BA504B"/>
    <w:rsid w:val="00BC0292"/>
    <w:rsid w:val="00BC1083"/>
    <w:rsid w:val="00BC2754"/>
    <w:rsid w:val="00BC6F62"/>
    <w:rsid w:val="00BC77BB"/>
    <w:rsid w:val="00BD2123"/>
    <w:rsid w:val="00BD311D"/>
    <w:rsid w:val="00BF3147"/>
    <w:rsid w:val="00BF614E"/>
    <w:rsid w:val="00BF73BC"/>
    <w:rsid w:val="00C01BD4"/>
    <w:rsid w:val="00C106EF"/>
    <w:rsid w:val="00C152E2"/>
    <w:rsid w:val="00C20E67"/>
    <w:rsid w:val="00C21EEF"/>
    <w:rsid w:val="00C27F0B"/>
    <w:rsid w:val="00C4355E"/>
    <w:rsid w:val="00C52A9D"/>
    <w:rsid w:val="00C52B73"/>
    <w:rsid w:val="00C63B19"/>
    <w:rsid w:val="00C64241"/>
    <w:rsid w:val="00C733C9"/>
    <w:rsid w:val="00C822C8"/>
    <w:rsid w:val="00C84CB1"/>
    <w:rsid w:val="00C921E2"/>
    <w:rsid w:val="00C950D8"/>
    <w:rsid w:val="00CB0E0F"/>
    <w:rsid w:val="00CB26F6"/>
    <w:rsid w:val="00CC3D46"/>
    <w:rsid w:val="00CC5357"/>
    <w:rsid w:val="00CC6C7A"/>
    <w:rsid w:val="00CD162D"/>
    <w:rsid w:val="00CD6BC4"/>
    <w:rsid w:val="00CE2E1E"/>
    <w:rsid w:val="00D21EA5"/>
    <w:rsid w:val="00D24DEA"/>
    <w:rsid w:val="00D3778D"/>
    <w:rsid w:val="00D745A7"/>
    <w:rsid w:val="00DA12FA"/>
    <w:rsid w:val="00DA5331"/>
    <w:rsid w:val="00DB0696"/>
    <w:rsid w:val="00DB5123"/>
    <w:rsid w:val="00DB694B"/>
    <w:rsid w:val="00DD5093"/>
    <w:rsid w:val="00DE5C42"/>
    <w:rsid w:val="00DF0E86"/>
    <w:rsid w:val="00DF4C56"/>
    <w:rsid w:val="00E1330F"/>
    <w:rsid w:val="00E358FD"/>
    <w:rsid w:val="00E369D7"/>
    <w:rsid w:val="00E4716E"/>
    <w:rsid w:val="00E52F20"/>
    <w:rsid w:val="00E56D83"/>
    <w:rsid w:val="00E6039D"/>
    <w:rsid w:val="00E60707"/>
    <w:rsid w:val="00E70EC5"/>
    <w:rsid w:val="00E978DB"/>
    <w:rsid w:val="00EA194D"/>
    <w:rsid w:val="00EA7C7A"/>
    <w:rsid w:val="00EB3289"/>
    <w:rsid w:val="00EB3362"/>
    <w:rsid w:val="00EC0FF7"/>
    <w:rsid w:val="00EC55BC"/>
    <w:rsid w:val="00ED7782"/>
    <w:rsid w:val="00F05DD2"/>
    <w:rsid w:val="00F07D0B"/>
    <w:rsid w:val="00F07F4A"/>
    <w:rsid w:val="00F206B8"/>
    <w:rsid w:val="00F206C0"/>
    <w:rsid w:val="00F52C65"/>
    <w:rsid w:val="00F553FE"/>
    <w:rsid w:val="00F561AF"/>
    <w:rsid w:val="00F70AF8"/>
    <w:rsid w:val="00F71263"/>
    <w:rsid w:val="00FC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C118"/>
  <w15:chartTrackingRefBased/>
  <w15:docId w15:val="{51625E00-5282-3346-93AE-1615A4B6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0809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642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424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4241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42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4241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2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24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0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Hu</dc:creator>
  <cp:keywords/>
  <dc:description/>
  <cp:lastModifiedBy>#CHEN CHUNYANG#</cp:lastModifiedBy>
  <cp:revision>200</cp:revision>
  <cp:lastPrinted>2022-05-14T07:21:00Z</cp:lastPrinted>
  <dcterms:created xsi:type="dcterms:W3CDTF">2022-05-12T01:20:00Z</dcterms:created>
  <dcterms:modified xsi:type="dcterms:W3CDTF">2022-05-14T08:06:00Z</dcterms:modified>
</cp:coreProperties>
</file>